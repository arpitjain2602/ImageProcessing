
<file path=[Content_Types].xml><?xml version="1.0" encoding="utf-8"?>
<Types xmlns="http://schemas.openxmlformats.org/package/2006/content-types">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C46" w:rsidRPr="00164040" w:rsidRDefault="009B4896" w:rsidP="00974A3E">
      <w:pPr>
        <w:jc w:val="center"/>
        <w:rPr>
          <w:rFonts w:ascii="Times New Roman" w:hAnsi="Times New Roman" w:cs="Times New Roman"/>
          <w:sz w:val="44"/>
          <w:szCs w:val="44"/>
          <w:u w:val="single"/>
        </w:rPr>
      </w:pPr>
      <w:r w:rsidRPr="00164040">
        <w:rPr>
          <w:rFonts w:ascii="Times New Roman" w:hAnsi="Times New Roman" w:cs="Times New Roman"/>
          <w:sz w:val="44"/>
          <w:szCs w:val="44"/>
          <w:u w:val="single"/>
        </w:rPr>
        <w:t>Report</w:t>
      </w:r>
    </w:p>
    <w:p w:rsidR="00A73B62" w:rsidRPr="001A1F85" w:rsidRDefault="00A73B62" w:rsidP="00E153B7">
      <w:pPr>
        <w:jc w:val="both"/>
        <w:rPr>
          <w:rFonts w:ascii="Times New Roman" w:hAnsi="Times New Roman" w:cs="Times New Roman"/>
          <w:sz w:val="28"/>
          <w:szCs w:val="28"/>
        </w:rPr>
      </w:pPr>
      <w:r w:rsidRPr="001A1F85">
        <w:rPr>
          <w:rFonts w:ascii="Times New Roman" w:hAnsi="Times New Roman" w:cs="Times New Roman"/>
          <w:sz w:val="28"/>
          <w:szCs w:val="28"/>
        </w:rPr>
        <w:t>ABSTRACT</w:t>
      </w:r>
    </w:p>
    <w:p w:rsidR="00F6343B" w:rsidRPr="00164040" w:rsidRDefault="00A73B62" w:rsidP="00E153B7">
      <w:pPr>
        <w:jc w:val="both"/>
        <w:rPr>
          <w:rFonts w:ascii="Times New Roman" w:hAnsi="Times New Roman" w:cs="Times New Roman"/>
          <w:sz w:val="24"/>
          <w:szCs w:val="24"/>
        </w:rPr>
      </w:pPr>
      <w:r>
        <w:rPr>
          <w:rFonts w:ascii="Times New Roman" w:hAnsi="Times New Roman" w:cs="Times New Roman"/>
          <w:sz w:val="24"/>
          <w:szCs w:val="24"/>
        </w:rPr>
        <w:t xml:space="preserve">In this report we propose algorithms </w:t>
      </w:r>
      <w:del w:id="0" w:author="DELL" w:date="2012-07-10T17:53:00Z">
        <w:r w:rsidDel="00C53E34">
          <w:rPr>
            <w:rFonts w:ascii="Times New Roman" w:hAnsi="Times New Roman" w:cs="Times New Roman"/>
            <w:sz w:val="24"/>
            <w:szCs w:val="24"/>
          </w:rPr>
          <w:delText xml:space="preserve">for </w:delText>
        </w:r>
      </w:del>
      <w:ins w:id="1" w:author="DELL" w:date="2012-07-10T17:53:00Z">
        <w:r w:rsidR="00C53E34">
          <w:rPr>
            <w:rFonts w:ascii="Times New Roman" w:hAnsi="Times New Roman" w:cs="Times New Roman"/>
            <w:sz w:val="24"/>
            <w:szCs w:val="24"/>
          </w:rPr>
          <w:t>to</w:t>
        </w:r>
        <w:r w:rsidR="00C53E34">
          <w:rPr>
            <w:rFonts w:ascii="Times New Roman" w:hAnsi="Times New Roman" w:cs="Times New Roman"/>
            <w:sz w:val="24"/>
            <w:szCs w:val="24"/>
          </w:rPr>
          <w:t xml:space="preserve"> </w:t>
        </w:r>
      </w:ins>
      <w:r w:rsidR="006C44B7">
        <w:rPr>
          <w:rFonts w:ascii="Times New Roman" w:hAnsi="Times New Roman" w:cs="Times New Roman"/>
          <w:sz w:val="24"/>
          <w:szCs w:val="24"/>
        </w:rPr>
        <w:t>merg</w:t>
      </w:r>
      <w:del w:id="2" w:author="DELL" w:date="2012-07-10T17:53:00Z">
        <w:r w:rsidR="006C44B7" w:rsidDel="00C53E34">
          <w:rPr>
            <w:rFonts w:ascii="Times New Roman" w:hAnsi="Times New Roman" w:cs="Times New Roman"/>
            <w:sz w:val="24"/>
            <w:szCs w:val="24"/>
          </w:rPr>
          <w:delText>ing</w:delText>
        </w:r>
      </w:del>
      <w:ins w:id="3" w:author="DELL" w:date="2012-07-10T17:53:00Z">
        <w:r w:rsidR="00C53E34">
          <w:rPr>
            <w:rFonts w:ascii="Times New Roman" w:hAnsi="Times New Roman" w:cs="Times New Roman"/>
            <w:sz w:val="24"/>
            <w:szCs w:val="24"/>
          </w:rPr>
          <w:t>e</w:t>
        </w:r>
      </w:ins>
      <w:r w:rsidR="006C44B7">
        <w:rPr>
          <w:rFonts w:ascii="Times New Roman" w:hAnsi="Times New Roman" w:cs="Times New Roman"/>
          <w:sz w:val="24"/>
          <w:szCs w:val="24"/>
        </w:rPr>
        <w:t xml:space="preserve"> images captured by two webcams to form a single</w:t>
      </w:r>
      <w:ins w:id="4" w:author="DELL" w:date="2012-07-10T17:54:00Z">
        <w:r w:rsidR="00C53E34">
          <w:rPr>
            <w:rFonts w:ascii="Times New Roman" w:hAnsi="Times New Roman" w:cs="Times New Roman"/>
            <w:sz w:val="24"/>
            <w:szCs w:val="24"/>
          </w:rPr>
          <w:t xml:space="preserve"> high resolution</w:t>
        </w:r>
      </w:ins>
      <w:r w:rsidR="006C44B7">
        <w:rPr>
          <w:rFonts w:ascii="Times New Roman" w:hAnsi="Times New Roman" w:cs="Times New Roman"/>
          <w:sz w:val="24"/>
          <w:szCs w:val="24"/>
        </w:rPr>
        <w:t xml:space="preserve"> image</w:t>
      </w:r>
      <w:ins w:id="5" w:author="DELL" w:date="2012-07-10T17:54:00Z">
        <w:r w:rsidR="00C53E34">
          <w:rPr>
            <w:rFonts w:ascii="Times New Roman" w:hAnsi="Times New Roman" w:cs="Times New Roman"/>
            <w:sz w:val="24"/>
            <w:szCs w:val="24"/>
          </w:rPr>
          <w:t>.</w:t>
        </w:r>
      </w:ins>
      <w:del w:id="6" w:author="DELL" w:date="2012-07-10T17:54:00Z">
        <w:r w:rsidR="006C44B7" w:rsidDel="00C53E34">
          <w:rPr>
            <w:rFonts w:ascii="Times New Roman" w:hAnsi="Times New Roman" w:cs="Times New Roman"/>
            <w:sz w:val="24"/>
            <w:szCs w:val="24"/>
          </w:rPr>
          <w:delText xml:space="preserve"> of greater dimension,</w:delText>
        </w:r>
      </w:del>
      <w:ins w:id="7" w:author="DELL" w:date="2012-07-10T17:54:00Z">
        <w:r w:rsidR="00C53E34">
          <w:rPr>
            <w:rFonts w:ascii="Times New Roman" w:hAnsi="Times New Roman" w:cs="Times New Roman"/>
            <w:sz w:val="24"/>
            <w:szCs w:val="24"/>
          </w:rPr>
          <w:t xml:space="preserve"> The algorithm removes</w:t>
        </w:r>
      </w:ins>
      <w:del w:id="8" w:author="DELL" w:date="2012-07-10T17:54:00Z">
        <w:r w:rsidR="006C44B7" w:rsidDel="00C53E34">
          <w:rPr>
            <w:rFonts w:ascii="Times New Roman" w:hAnsi="Times New Roman" w:cs="Times New Roman"/>
            <w:sz w:val="24"/>
            <w:szCs w:val="24"/>
          </w:rPr>
          <w:delText xml:space="preserve"> and removing the</w:delText>
        </w:r>
      </w:del>
      <w:ins w:id="9" w:author="DELL" w:date="2012-07-10T17:54:00Z">
        <w:r w:rsidR="00C53E34">
          <w:rPr>
            <w:rFonts w:ascii="Times New Roman" w:hAnsi="Times New Roman" w:cs="Times New Roman"/>
            <w:sz w:val="24"/>
            <w:szCs w:val="24"/>
          </w:rPr>
          <w:t xml:space="preserve"> any</w:t>
        </w:r>
      </w:ins>
      <w:r w:rsidR="006C44B7">
        <w:rPr>
          <w:rFonts w:ascii="Times New Roman" w:hAnsi="Times New Roman" w:cs="Times New Roman"/>
          <w:sz w:val="24"/>
          <w:szCs w:val="24"/>
        </w:rPr>
        <w:t xml:space="preserve"> redundant or repeated information</w:t>
      </w:r>
      <w:ins w:id="10" w:author="DELL" w:date="2012-07-10T17:54:00Z">
        <w:r w:rsidR="00C53E34">
          <w:rPr>
            <w:rFonts w:ascii="Times New Roman" w:hAnsi="Times New Roman" w:cs="Times New Roman"/>
            <w:sz w:val="24"/>
            <w:szCs w:val="24"/>
          </w:rPr>
          <w:t xml:space="preserve"> among the </w:t>
        </w:r>
      </w:ins>
      <w:ins w:id="11" w:author="DELL" w:date="2012-07-10T17:55:00Z">
        <w:r w:rsidR="00C53E34">
          <w:rPr>
            <w:rFonts w:ascii="Times New Roman" w:hAnsi="Times New Roman" w:cs="Times New Roman"/>
            <w:sz w:val="24"/>
            <w:szCs w:val="24"/>
          </w:rPr>
          <w:t>captured images due to overlap of field of view</w:t>
        </w:r>
      </w:ins>
      <w:ins w:id="12" w:author="DELL" w:date="2012-07-10T17:56:00Z">
        <w:r w:rsidR="00C53E34">
          <w:rPr>
            <w:rFonts w:ascii="Times New Roman" w:hAnsi="Times New Roman" w:cs="Times New Roman"/>
            <w:sz w:val="24"/>
            <w:szCs w:val="24"/>
          </w:rPr>
          <w:t>. It further uses interpolation algorithms to predict the missing spatial information for cases where the field of view do</w:t>
        </w:r>
      </w:ins>
      <w:ins w:id="13" w:author="DELL" w:date="2012-07-10T17:57:00Z">
        <w:r w:rsidR="00C53E34">
          <w:rPr>
            <w:rFonts w:ascii="Times New Roman" w:hAnsi="Times New Roman" w:cs="Times New Roman"/>
            <w:sz w:val="24"/>
            <w:szCs w:val="24"/>
          </w:rPr>
          <w:t xml:space="preserve"> </w:t>
        </w:r>
      </w:ins>
      <w:ins w:id="14" w:author="DELL" w:date="2012-07-10T17:56:00Z">
        <w:r w:rsidR="00C53E34">
          <w:rPr>
            <w:rFonts w:ascii="Times New Roman" w:hAnsi="Times New Roman" w:cs="Times New Roman"/>
            <w:sz w:val="24"/>
            <w:szCs w:val="24"/>
          </w:rPr>
          <w:t>not</w:t>
        </w:r>
      </w:ins>
      <w:ins w:id="15" w:author="DELL" w:date="2012-07-10T17:57:00Z">
        <w:r w:rsidR="00C53E34">
          <w:rPr>
            <w:rFonts w:ascii="Times New Roman" w:hAnsi="Times New Roman" w:cs="Times New Roman"/>
            <w:sz w:val="24"/>
            <w:szCs w:val="24"/>
          </w:rPr>
          <w:t xml:space="preserve"> overlap.</w:t>
        </w:r>
      </w:ins>
      <w:ins w:id="16" w:author="DELL" w:date="2012-07-10T17:56:00Z">
        <w:r w:rsidR="00C53E34">
          <w:rPr>
            <w:rFonts w:ascii="Times New Roman" w:hAnsi="Times New Roman" w:cs="Times New Roman"/>
            <w:sz w:val="24"/>
            <w:szCs w:val="24"/>
          </w:rPr>
          <w:t xml:space="preserve">  </w:t>
        </w:r>
      </w:ins>
      <w:ins w:id="17" w:author="DELL" w:date="2012-07-10T17:55:00Z">
        <w:r w:rsidR="00C53E34">
          <w:rPr>
            <w:rFonts w:ascii="Times New Roman" w:hAnsi="Times New Roman" w:cs="Times New Roman"/>
            <w:sz w:val="24"/>
            <w:szCs w:val="24"/>
          </w:rPr>
          <w:t xml:space="preserve"> </w:t>
        </w:r>
      </w:ins>
      <w:r w:rsidR="006C44B7">
        <w:rPr>
          <w:rFonts w:ascii="Times New Roman" w:hAnsi="Times New Roman" w:cs="Times New Roman"/>
          <w:sz w:val="24"/>
          <w:szCs w:val="24"/>
        </w:rPr>
        <w:t xml:space="preserve"> </w:t>
      </w:r>
      <w:del w:id="18" w:author="DELL" w:date="2012-07-10T17:57:00Z">
        <w:r w:rsidR="006C44B7" w:rsidDel="00C53E34">
          <w:rPr>
            <w:rFonts w:ascii="Times New Roman" w:hAnsi="Times New Roman" w:cs="Times New Roman"/>
            <w:sz w:val="24"/>
            <w:szCs w:val="24"/>
          </w:rPr>
          <w:delText xml:space="preserve">as in case of overlap or using spatial interpolation to predict the missing portion between the original images. </w:delText>
        </w:r>
      </w:del>
      <w:r w:rsidR="006C44B7">
        <w:rPr>
          <w:rFonts w:ascii="Times New Roman" w:hAnsi="Times New Roman" w:cs="Times New Roman"/>
          <w:sz w:val="24"/>
          <w:szCs w:val="24"/>
        </w:rPr>
        <w:t>A column-based approach has been used in the</w:t>
      </w:r>
      <w:ins w:id="19" w:author="DELL" w:date="2012-07-10T17:58:00Z">
        <w:r w:rsidR="00BB0E8A">
          <w:rPr>
            <w:rFonts w:ascii="Times New Roman" w:hAnsi="Times New Roman" w:cs="Times New Roman"/>
            <w:sz w:val="24"/>
            <w:szCs w:val="24"/>
          </w:rPr>
          <w:t xml:space="preserve"> proposed</w:t>
        </w:r>
      </w:ins>
      <w:r w:rsidR="006C44B7">
        <w:rPr>
          <w:rFonts w:ascii="Times New Roman" w:hAnsi="Times New Roman" w:cs="Times New Roman"/>
          <w:sz w:val="24"/>
          <w:szCs w:val="24"/>
        </w:rPr>
        <w:t xml:space="preserve"> algorithms. In case of overlap between </w:t>
      </w:r>
      <w:r w:rsidR="001A1F85">
        <w:rPr>
          <w:rFonts w:ascii="Times New Roman" w:hAnsi="Times New Roman" w:cs="Times New Roman"/>
          <w:sz w:val="24"/>
          <w:szCs w:val="24"/>
        </w:rPr>
        <w:t xml:space="preserve">images, the repeated portion is detected using auto-correlation and is removed. </w:t>
      </w:r>
      <w:ins w:id="20" w:author="DELL" w:date="2012-07-10T17:58:00Z">
        <w:r w:rsidR="00BB0E8A">
          <w:rPr>
            <w:rFonts w:ascii="Times New Roman" w:hAnsi="Times New Roman" w:cs="Times New Roman"/>
            <w:sz w:val="24"/>
            <w:szCs w:val="24"/>
          </w:rPr>
          <w:t xml:space="preserve">While </w:t>
        </w:r>
      </w:ins>
      <w:del w:id="21" w:author="DELL" w:date="2012-07-10T17:58:00Z">
        <w:r w:rsidR="001A1F85" w:rsidDel="00BB0E8A">
          <w:rPr>
            <w:rFonts w:ascii="Times New Roman" w:hAnsi="Times New Roman" w:cs="Times New Roman"/>
            <w:sz w:val="24"/>
            <w:szCs w:val="24"/>
          </w:rPr>
          <w:delText>I</w:delText>
        </w:r>
      </w:del>
      <w:ins w:id="22" w:author="DELL" w:date="2012-07-10T17:58:00Z">
        <w:r w:rsidR="00BB0E8A">
          <w:rPr>
            <w:rFonts w:ascii="Times New Roman" w:hAnsi="Times New Roman" w:cs="Times New Roman"/>
            <w:sz w:val="24"/>
            <w:szCs w:val="24"/>
          </w:rPr>
          <w:t>i</w:t>
        </w:r>
      </w:ins>
      <w:r w:rsidR="001A1F85">
        <w:rPr>
          <w:rFonts w:ascii="Times New Roman" w:hAnsi="Times New Roman" w:cs="Times New Roman"/>
          <w:sz w:val="24"/>
          <w:szCs w:val="24"/>
        </w:rPr>
        <w:t xml:space="preserve">n case of missing data between the two images, the scheme used involves linear extension of edges surrounding the missing portion to form the missing edges followed by spatial interpolation to predict the </w:t>
      </w:r>
      <w:del w:id="23" w:author="DELL" w:date="2012-07-10T17:58:00Z">
        <w:r w:rsidR="001A1F85" w:rsidDel="00BB0E8A">
          <w:rPr>
            <w:rFonts w:ascii="Times New Roman" w:hAnsi="Times New Roman" w:cs="Times New Roman"/>
            <w:sz w:val="24"/>
            <w:szCs w:val="24"/>
          </w:rPr>
          <w:delText>missing pixels</w:delText>
        </w:r>
      </w:del>
      <w:ins w:id="24" w:author="DELL" w:date="2012-07-10T17:58:00Z">
        <w:r w:rsidR="00BB0E8A">
          <w:rPr>
            <w:rFonts w:ascii="Times New Roman" w:hAnsi="Times New Roman" w:cs="Times New Roman"/>
            <w:sz w:val="24"/>
            <w:szCs w:val="24"/>
          </w:rPr>
          <w:t>spatial information</w:t>
        </w:r>
      </w:ins>
      <w:r w:rsidR="001A1F85">
        <w:rPr>
          <w:rFonts w:ascii="Times New Roman" w:hAnsi="Times New Roman" w:cs="Times New Roman"/>
          <w:sz w:val="24"/>
          <w:szCs w:val="24"/>
        </w:rPr>
        <w:t>.</w:t>
      </w:r>
    </w:p>
    <w:p w:rsidR="008171F4" w:rsidRPr="001A1F85" w:rsidRDefault="008171F4" w:rsidP="001A1F85">
      <w:pPr>
        <w:jc w:val="center"/>
        <w:rPr>
          <w:rFonts w:ascii="Times New Roman" w:hAnsi="Times New Roman" w:cs="Times New Roman"/>
          <w:sz w:val="28"/>
          <w:szCs w:val="28"/>
        </w:rPr>
      </w:pPr>
      <w:r w:rsidRPr="001A1F85">
        <w:rPr>
          <w:rFonts w:ascii="Times New Roman" w:hAnsi="Times New Roman" w:cs="Times New Roman"/>
          <w:sz w:val="28"/>
          <w:szCs w:val="28"/>
        </w:rPr>
        <w:t xml:space="preserve">Designing a GUI for </w:t>
      </w:r>
      <w:r w:rsidR="00883485" w:rsidRPr="001A1F85">
        <w:rPr>
          <w:rFonts w:ascii="Times New Roman" w:hAnsi="Times New Roman" w:cs="Times New Roman"/>
          <w:sz w:val="28"/>
          <w:szCs w:val="28"/>
        </w:rPr>
        <w:t>Taking images</w:t>
      </w:r>
    </w:p>
    <w:p w:rsidR="008171F4" w:rsidRPr="00164040" w:rsidRDefault="008171F4" w:rsidP="00E153B7">
      <w:pPr>
        <w:jc w:val="both"/>
        <w:rPr>
          <w:rFonts w:ascii="Times New Roman" w:hAnsi="Times New Roman" w:cs="Times New Roman"/>
          <w:sz w:val="24"/>
          <w:szCs w:val="24"/>
        </w:rPr>
      </w:pPr>
      <w:r w:rsidRPr="00164040">
        <w:rPr>
          <w:rFonts w:ascii="Times New Roman" w:hAnsi="Times New Roman" w:cs="Times New Roman"/>
          <w:sz w:val="24"/>
          <w:szCs w:val="24"/>
        </w:rPr>
        <w:t>Graph</w:t>
      </w:r>
      <w:r w:rsidR="00406715" w:rsidRPr="00164040">
        <w:rPr>
          <w:rFonts w:ascii="Times New Roman" w:hAnsi="Times New Roman" w:cs="Times New Roman"/>
          <w:sz w:val="24"/>
          <w:szCs w:val="24"/>
        </w:rPr>
        <w:t xml:space="preserve">ical User Interface is designed in MatLab </w:t>
      </w:r>
      <w:r w:rsidR="00883485" w:rsidRPr="00164040">
        <w:rPr>
          <w:rFonts w:ascii="Times New Roman" w:hAnsi="Times New Roman" w:cs="Times New Roman"/>
          <w:sz w:val="24"/>
          <w:szCs w:val="24"/>
        </w:rPr>
        <w:t xml:space="preserve">as an interface to </w:t>
      </w:r>
      <w:del w:id="25" w:author="DELL" w:date="2012-07-10T17:59:00Z">
        <w:r w:rsidR="00883485" w:rsidRPr="00164040" w:rsidDel="00120283">
          <w:rPr>
            <w:rFonts w:ascii="Times New Roman" w:hAnsi="Times New Roman" w:cs="Times New Roman"/>
            <w:sz w:val="24"/>
            <w:szCs w:val="24"/>
          </w:rPr>
          <w:delText>avoid entering commands everytime images need to be captured</w:delText>
        </w:r>
      </w:del>
      <w:ins w:id="26" w:author="DELL" w:date="2012-07-10T17:59:00Z">
        <w:r w:rsidR="00120283">
          <w:rPr>
            <w:rFonts w:ascii="Times New Roman" w:hAnsi="Times New Roman" w:cs="Times New Roman"/>
            <w:sz w:val="24"/>
            <w:szCs w:val="24"/>
          </w:rPr>
          <w:t>simplify the image capture process</w:t>
        </w:r>
      </w:ins>
      <w:r w:rsidR="00883485" w:rsidRPr="00164040">
        <w:rPr>
          <w:rFonts w:ascii="Times New Roman" w:hAnsi="Times New Roman" w:cs="Times New Roman"/>
          <w:sz w:val="24"/>
          <w:szCs w:val="24"/>
        </w:rPr>
        <w:t xml:space="preserve">. The following GUI is designed to capture two images from two different webcams and </w:t>
      </w:r>
      <w:r w:rsidR="001A1F85">
        <w:rPr>
          <w:rFonts w:ascii="Times New Roman" w:hAnsi="Times New Roman" w:cs="Times New Roman"/>
          <w:sz w:val="24"/>
          <w:szCs w:val="24"/>
        </w:rPr>
        <w:t xml:space="preserve">then </w:t>
      </w:r>
      <w:r w:rsidR="00883485" w:rsidRPr="00164040">
        <w:rPr>
          <w:rFonts w:ascii="Times New Roman" w:hAnsi="Times New Roman" w:cs="Times New Roman"/>
          <w:sz w:val="24"/>
          <w:szCs w:val="24"/>
        </w:rPr>
        <w:t>concatenate them</w:t>
      </w:r>
      <w:r w:rsidR="00406715" w:rsidRPr="00164040">
        <w:rPr>
          <w:rFonts w:ascii="Times New Roman" w:hAnsi="Times New Roman" w:cs="Times New Roman"/>
          <w:sz w:val="24"/>
          <w:szCs w:val="24"/>
        </w:rPr>
        <w:t xml:space="preserve">. </w:t>
      </w:r>
      <w:r w:rsidR="00E03877" w:rsidRPr="00164040">
        <w:rPr>
          <w:rFonts w:ascii="Times New Roman" w:hAnsi="Times New Roman" w:cs="Times New Roman"/>
          <w:sz w:val="24"/>
          <w:szCs w:val="24"/>
        </w:rPr>
        <w:t xml:space="preserve"> </w:t>
      </w:r>
    </w:p>
    <w:p w:rsidR="003510F3" w:rsidRPr="00164040" w:rsidRDefault="003510F3" w:rsidP="00E153B7">
      <w:pPr>
        <w:jc w:val="both"/>
        <w:rPr>
          <w:rFonts w:ascii="Times New Roman" w:hAnsi="Times New Roman" w:cs="Times New Roman"/>
          <w:color w:val="0000FF"/>
          <w:sz w:val="20"/>
          <w:szCs w:val="20"/>
        </w:rPr>
      </w:pPr>
    </w:p>
    <w:p w:rsidR="003510F3" w:rsidRPr="00164040" w:rsidRDefault="003510F3" w:rsidP="00E153B7">
      <w:pPr>
        <w:jc w:val="both"/>
        <w:rPr>
          <w:rFonts w:ascii="Times New Roman" w:hAnsi="Times New Roman" w:cs="Times New Roman"/>
          <w:color w:val="0000FF"/>
          <w:sz w:val="20"/>
          <w:szCs w:val="20"/>
        </w:rPr>
      </w:pPr>
      <w:commentRangeStart w:id="27"/>
      <w:r w:rsidRPr="00164040">
        <w:rPr>
          <w:rFonts w:ascii="Times New Roman" w:hAnsi="Times New Roman" w:cs="Times New Roman"/>
          <w:noProof/>
          <w:color w:val="0000FF"/>
          <w:sz w:val="20"/>
          <w:szCs w:val="20"/>
        </w:rPr>
        <w:drawing>
          <wp:inline distT="0" distB="0" distL="0" distR="0">
            <wp:extent cx="6858000" cy="4380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0" cy="4380548"/>
                    </a:xfrm>
                    <a:prstGeom prst="rect">
                      <a:avLst/>
                    </a:prstGeom>
                    <a:noFill/>
                    <a:ln>
                      <a:noFill/>
                    </a:ln>
                  </pic:spPr>
                </pic:pic>
              </a:graphicData>
            </a:graphic>
          </wp:inline>
        </w:drawing>
      </w:r>
      <w:commentRangeEnd w:id="27"/>
      <w:r w:rsidR="00273403">
        <w:rPr>
          <w:rStyle w:val="CommentReference"/>
        </w:rPr>
        <w:commentReference w:id="27"/>
      </w:r>
    </w:p>
    <w:p w:rsidR="003510F3" w:rsidRPr="00164040" w:rsidRDefault="001A1F85" w:rsidP="00E153B7">
      <w:pPr>
        <w:jc w:val="both"/>
        <w:rPr>
          <w:rFonts w:ascii="Times New Roman" w:hAnsi="Times New Roman" w:cs="Times New Roman"/>
          <w:color w:val="0000FF"/>
          <w:sz w:val="20"/>
          <w:szCs w:val="20"/>
        </w:rPr>
      </w:pPr>
      <w:r>
        <w:rPr>
          <w:rFonts w:ascii="Times New Roman" w:hAnsi="Times New Roman" w:cs="Times New Roman"/>
          <w:sz w:val="24"/>
          <w:szCs w:val="24"/>
        </w:rPr>
        <w:t xml:space="preserve">The </w:t>
      </w:r>
      <w:r w:rsidR="002D6CF7" w:rsidRPr="00164040">
        <w:rPr>
          <w:rFonts w:ascii="Times New Roman" w:hAnsi="Times New Roman" w:cs="Times New Roman"/>
          <w:sz w:val="24"/>
          <w:szCs w:val="24"/>
        </w:rPr>
        <w:t>two images we simply concatenated to form</w:t>
      </w:r>
      <w:ins w:id="28" w:author="DELL" w:date="2012-07-10T17:59:00Z">
        <w:r w:rsidR="00120283">
          <w:rPr>
            <w:rFonts w:ascii="Times New Roman" w:hAnsi="Times New Roman" w:cs="Times New Roman"/>
            <w:sz w:val="24"/>
            <w:szCs w:val="24"/>
          </w:rPr>
          <w:t xml:space="preserve"> a</w:t>
        </w:r>
      </w:ins>
      <w:r w:rsidR="002D6CF7" w:rsidRPr="00164040">
        <w:rPr>
          <w:rFonts w:ascii="Times New Roman" w:hAnsi="Times New Roman" w:cs="Times New Roman"/>
          <w:sz w:val="24"/>
          <w:szCs w:val="24"/>
        </w:rPr>
        <w:t xml:space="preserve"> single image.</w:t>
      </w:r>
      <w:r w:rsidR="003510F3" w:rsidRPr="00164040">
        <w:rPr>
          <w:rFonts w:ascii="Times New Roman" w:hAnsi="Times New Roman" w:cs="Times New Roman"/>
          <w:sz w:val="24"/>
          <w:szCs w:val="24"/>
        </w:rPr>
        <w:t xml:space="preserve">  </w:t>
      </w:r>
    </w:p>
    <w:p w:rsidR="003510F3" w:rsidRPr="00164040" w:rsidRDefault="003510F3" w:rsidP="00E153B7">
      <w:pPr>
        <w:jc w:val="both"/>
        <w:rPr>
          <w:rFonts w:ascii="Times New Roman" w:hAnsi="Times New Roman" w:cs="Times New Roman"/>
          <w:color w:val="0000FF"/>
          <w:sz w:val="20"/>
          <w:szCs w:val="20"/>
        </w:rPr>
      </w:pPr>
    </w:p>
    <w:p w:rsidR="0082766B" w:rsidRPr="00164040" w:rsidRDefault="0082766B" w:rsidP="00E153B7">
      <w:pPr>
        <w:autoSpaceDE w:val="0"/>
        <w:autoSpaceDN w:val="0"/>
        <w:adjustRightInd w:val="0"/>
        <w:spacing w:after="0" w:line="240" w:lineRule="auto"/>
        <w:jc w:val="both"/>
        <w:rPr>
          <w:rFonts w:ascii="Times New Roman" w:hAnsi="Times New Roman" w:cs="Times New Roman"/>
          <w:color w:val="0000FF"/>
          <w:sz w:val="20"/>
          <w:szCs w:val="20"/>
        </w:rPr>
      </w:pPr>
    </w:p>
    <w:p w:rsidR="0082766B" w:rsidRPr="001A1F85" w:rsidRDefault="001A1F85" w:rsidP="001A1F85">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Algorithm for </w:t>
      </w:r>
      <w:del w:id="29" w:author="DELL" w:date="2012-07-10T18:15:00Z">
        <w:r w:rsidDel="00273403">
          <w:rPr>
            <w:rFonts w:ascii="Times New Roman" w:hAnsi="Times New Roman" w:cs="Times New Roman"/>
            <w:sz w:val="28"/>
            <w:szCs w:val="28"/>
          </w:rPr>
          <w:delText>R</w:delText>
        </w:r>
      </w:del>
      <w:ins w:id="30" w:author="DELL" w:date="2012-07-10T18:15:00Z">
        <w:r w:rsidR="00273403">
          <w:rPr>
            <w:rFonts w:ascii="Times New Roman" w:hAnsi="Times New Roman" w:cs="Times New Roman"/>
            <w:sz w:val="28"/>
            <w:szCs w:val="28"/>
          </w:rPr>
          <w:t>r</w:t>
        </w:r>
      </w:ins>
      <w:r>
        <w:rPr>
          <w:rFonts w:ascii="Times New Roman" w:hAnsi="Times New Roman" w:cs="Times New Roman"/>
          <w:sz w:val="28"/>
          <w:szCs w:val="28"/>
        </w:rPr>
        <w:t xml:space="preserve">emoving </w:t>
      </w:r>
      <w:del w:id="31" w:author="DELL" w:date="2012-07-10T18:15:00Z">
        <w:r w:rsidDel="00273403">
          <w:rPr>
            <w:rFonts w:ascii="Times New Roman" w:hAnsi="Times New Roman" w:cs="Times New Roman"/>
            <w:sz w:val="28"/>
            <w:szCs w:val="28"/>
          </w:rPr>
          <w:delText>O</w:delText>
        </w:r>
      </w:del>
      <w:ins w:id="32" w:author="DELL" w:date="2012-07-10T18:15:00Z">
        <w:r w:rsidR="00273403">
          <w:rPr>
            <w:rFonts w:ascii="Times New Roman" w:hAnsi="Times New Roman" w:cs="Times New Roman"/>
            <w:sz w:val="28"/>
            <w:szCs w:val="28"/>
          </w:rPr>
          <w:t>o</w:t>
        </w:r>
      </w:ins>
      <w:r>
        <w:rPr>
          <w:rFonts w:ascii="Times New Roman" w:hAnsi="Times New Roman" w:cs="Times New Roman"/>
          <w:sz w:val="28"/>
          <w:szCs w:val="28"/>
        </w:rPr>
        <w:t>verlap</w:t>
      </w:r>
    </w:p>
    <w:p w:rsidR="00484730" w:rsidRPr="00164040" w:rsidRDefault="00484730" w:rsidP="00E153B7">
      <w:pPr>
        <w:pStyle w:val="ListParagraph"/>
        <w:autoSpaceDE w:val="0"/>
        <w:autoSpaceDN w:val="0"/>
        <w:adjustRightInd w:val="0"/>
        <w:spacing w:after="0" w:line="240" w:lineRule="auto"/>
        <w:jc w:val="both"/>
        <w:rPr>
          <w:rFonts w:ascii="Times New Roman" w:hAnsi="Times New Roman" w:cs="Times New Roman"/>
          <w:sz w:val="32"/>
          <w:szCs w:val="32"/>
        </w:rPr>
      </w:pPr>
    </w:p>
    <w:p w:rsidR="00FC480D" w:rsidRPr="00164040" w:rsidRDefault="00FC480D" w:rsidP="00E153B7">
      <w:pPr>
        <w:autoSpaceDE w:val="0"/>
        <w:autoSpaceDN w:val="0"/>
        <w:adjustRightInd w:val="0"/>
        <w:spacing w:after="0" w:line="240" w:lineRule="auto"/>
        <w:jc w:val="both"/>
        <w:rPr>
          <w:rFonts w:ascii="Times New Roman" w:hAnsi="Times New Roman" w:cs="Times New Roman"/>
          <w:sz w:val="28"/>
          <w:szCs w:val="28"/>
        </w:rPr>
      </w:pPr>
    </w:p>
    <w:p w:rsidR="002D6CF7" w:rsidRPr="00164040" w:rsidRDefault="00FC480D"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When two webcams (</w:t>
      </w:r>
      <w:r w:rsidR="001A1F85">
        <w:rPr>
          <w:rFonts w:ascii="Times New Roman" w:hAnsi="Times New Roman" w:cs="Times New Roman"/>
          <w:sz w:val="24"/>
          <w:szCs w:val="24"/>
        </w:rPr>
        <w:t xml:space="preserve">assumed to be </w:t>
      </w:r>
      <w:r w:rsidRPr="00164040">
        <w:rPr>
          <w:rFonts w:ascii="Times New Roman" w:hAnsi="Times New Roman" w:cs="Times New Roman"/>
          <w:sz w:val="24"/>
          <w:szCs w:val="24"/>
        </w:rPr>
        <w:t>on the same horizontal level) are placed close</w:t>
      </w:r>
      <w:ins w:id="33" w:author="DELL" w:date="2012-07-10T18:15:00Z">
        <w:r w:rsidR="00273403">
          <w:rPr>
            <w:rFonts w:ascii="Times New Roman" w:hAnsi="Times New Roman" w:cs="Times New Roman"/>
            <w:sz w:val="24"/>
            <w:szCs w:val="24"/>
          </w:rPr>
          <w:t>ly</w:t>
        </w:r>
      </w:ins>
      <w:del w:id="34" w:author="DELL" w:date="2012-07-10T18:16:00Z">
        <w:r w:rsidRPr="00164040" w:rsidDel="00273403">
          <w:rPr>
            <w:rFonts w:ascii="Times New Roman" w:hAnsi="Times New Roman" w:cs="Times New Roman"/>
            <w:sz w:val="24"/>
            <w:szCs w:val="24"/>
          </w:rPr>
          <w:delText xml:space="preserve"> enough</w:delText>
        </w:r>
      </w:del>
      <w:r w:rsidRPr="00164040">
        <w:rPr>
          <w:rFonts w:ascii="Times New Roman" w:hAnsi="Times New Roman" w:cs="Times New Roman"/>
          <w:sz w:val="24"/>
          <w:szCs w:val="24"/>
        </w:rPr>
        <w:t xml:space="preserve"> such that their field of views coincide,</w:t>
      </w:r>
      <w:r w:rsidR="00B71997" w:rsidRPr="00164040">
        <w:rPr>
          <w:rFonts w:ascii="Times New Roman" w:hAnsi="Times New Roman" w:cs="Times New Roman"/>
          <w:sz w:val="24"/>
          <w:szCs w:val="24"/>
        </w:rPr>
        <w:t xml:space="preserve"> </w:t>
      </w:r>
      <w:ins w:id="35" w:author="DELL" w:date="2012-07-10T18:16:00Z">
        <w:r w:rsidR="00273403">
          <w:rPr>
            <w:rFonts w:ascii="Times New Roman" w:hAnsi="Times New Roman" w:cs="Times New Roman"/>
            <w:sz w:val="24"/>
            <w:szCs w:val="24"/>
          </w:rPr>
          <w:t xml:space="preserve">some regions of </w:t>
        </w:r>
      </w:ins>
      <w:r w:rsidR="00B71997" w:rsidRPr="00164040">
        <w:rPr>
          <w:rFonts w:ascii="Times New Roman" w:hAnsi="Times New Roman" w:cs="Times New Roman"/>
          <w:sz w:val="24"/>
          <w:szCs w:val="24"/>
        </w:rPr>
        <w:t xml:space="preserve">the images captured by them will overlap. In order to </w:t>
      </w:r>
      <w:r w:rsidR="001A1F85">
        <w:rPr>
          <w:rFonts w:ascii="Times New Roman" w:hAnsi="Times New Roman" w:cs="Times New Roman"/>
          <w:sz w:val="24"/>
          <w:szCs w:val="24"/>
        </w:rPr>
        <w:t>remove the overlap before concatenating the images</w:t>
      </w:r>
      <w:r w:rsidR="00B71997" w:rsidRPr="00164040">
        <w:rPr>
          <w:rFonts w:ascii="Times New Roman" w:hAnsi="Times New Roman" w:cs="Times New Roman"/>
          <w:sz w:val="24"/>
          <w:szCs w:val="24"/>
        </w:rPr>
        <w:t>,</w:t>
      </w:r>
      <w:r w:rsidR="001A1F85">
        <w:rPr>
          <w:rFonts w:ascii="Times New Roman" w:hAnsi="Times New Roman" w:cs="Times New Roman"/>
          <w:sz w:val="24"/>
          <w:szCs w:val="24"/>
        </w:rPr>
        <w:t xml:space="preserve"> the overlapping portion needs to be detected.</w:t>
      </w:r>
      <w:r w:rsidR="00B71997" w:rsidRPr="00164040">
        <w:rPr>
          <w:rFonts w:ascii="Times New Roman" w:hAnsi="Times New Roman" w:cs="Times New Roman"/>
          <w:sz w:val="24"/>
          <w:szCs w:val="24"/>
        </w:rPr>
        <w:t xml:space="preserve"> </w:t>
      </w:r>
      <w:r w:rsidR="001A1F85">
        <w:rPr>
          <w:rFonts w:ascii="Times New Roman" w:hAnsi="Times New Roman" w:cs="Times New Roman"/>
          <w:sz w:val="24"/>
          <w:szCs w:val="24"/>
        </w:rPr>
        <w:t>T</w:t>
      </w:r>
      <w:r w:rsidR="00B71997" w:rsidRPr="00164040">
        <w:rPr>
          <w:rFonts w:ascii="Times New Roman" w:hAnsi="Times New Roman" w:cs="Times New Roman"/>
          <w:sz w:val="24"/>
          <w:szCs w:val="24"/>
        </w:rPr>
        <w:t xml:space="preserve">he </w:t>
      </w:r>
      <w:r w:rsidR="001A1F85">
        <w:rPr>
          <w:rFonts w:ascii="Times New Roman" w:hAnsi="Times New Roman" w:cs="Times New Roman"/>
          <w:sz w:val="24"/>
          <w:szCs w:val="24"/>
        </w:rPr>
        <w:t>auto-</w:t>
      </w:r>
      <w:r w:rsidR="00B71997" w:rsidRPr="00164040">
        <w:rPr>
          <w:rFonts w:ascii="Times New Roman" w:hAnsi="Times New Roman" w:cs="Times New Roman"/>
          <w:sz w:val="24"/>
          <w:szCs w:val="24"/>
        </w:rPr>
        <w:t xml:space="preserve">correlation </w:t>
      </w:r>
      <w:r w:rsidR="00790DD0" w:rsidRPr="00164040">
        <w:rPr>
          <w:rFonts w:ascii="Times New Roman" w:hAnsi="Times New Roman" w:cs="Times New Roman"/>
          <w:sz w:val="24"/>
          <w:szCs w:val="24"/>
        </w:rPr>
        <w:t xml:space="preserve">tool </w:t>
      </w:r>
      <w:r w:rsidR="00B4506B">
        <w:rPr>
          <w:rFonts w:ascii="Times New Roman" w:hAnsi="Times New Roman" w:cs="Times New Roman"/>
          <w:sz w:val="24"/>
          <w:szCs w:val="24"/>
        </w:rPr>
        <w:t>is a simple tool available for this purpose</w:t>
      </w:r>
      <w:r w:rsidR="00BE23E3" w:rsidRPr="00164040">
        <w:rPr>
          <w:rFonts w:ascii="Times New Roman" w:hAnsi="Times New Roman" w:cs="Times New Roman"/>
          <w:sz w:val="24"/>
          <w:szCs w:val="24"/>
        </w:rPr>
        <w:t xml:space="preserve">. </w:t>
      </w: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2D6CF7"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number of different approaches can be made towards the problem. The following section explains the different approaches that can be followed.</w:t>
      </w:r>
    </w:p>
    <w:p w:rsidR="00B4506B"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B4506B" w:rsidRDefault="00B4506B" w:rsidP="00B4506B">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2D6CF7" w:rsidRPr="00B4506B">
        <w:rPr>
          <w:rFonts w:ascii="Times New Roman" w:hAnsi="Times New Roman" w:cs="Times New Roman"/>
          <w:sz w:val="24"/>
          <w:szCs w:val="24"/>
        </w:rPr>
        <w:t>Block by block method</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method involves dividing the</w:t>
      </w:r>
      <w:r w:rsidR="002D6CF7" w:rsidRPr="00164040">
        <w:rPr>
          <w:rFonts w:ascii="Times New Roman" w:hAnsi="Times New Roman" w:cs="Times New Roman"/>
          <w:sz w:val="24"/>
          <w:szCs w:val="24"/>
        </w:rPr>
        <w:t xml:space="preserve"> two images into a number of blocks</w:t>
      </w:r>
      <w:r>
        <w:rPr>
          <w:rFonts w:ascii="Times New Roman" w:hAnsi="Times New Roman" w:cs="Times New Roman"/>
          <w:sz w:val="24"/>
          <w:szCs w:val="24"/>
        </w:rPr>
        <w:t xml:space="preserve"> of fixed dimension and comparing them. The method has been discussed below.</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Approach:</w:t>
      </w: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2D6CF7" w:rsidRPr="00B4506B" w:rsidRDefault="00B4506B" w:rsidP="00B4506B">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B4506B">
        <w:rPr>
          <w:rFonts w:ascii="Times New Roman" w:hAnsi="Times New Roman" w:cs="Times New Roman"/>
          <w:sz w:val="24"/>
          <w:szCs w:val="24"/>
        </w:rPr>
        <w:t>D</w:t>
      </w:r>
      <w:r w:rsidR="002D6CF7" w:rsidRPr="00B4506B">
        <w:rPr>
          <w:rFonts w:ascii="Times New Roman" w:hAnsi="Times New Roman" w:cs="Times New Roman"/>
          <w:sz w:val="24"/>
          <w:szCs w:val="24"/>
        </w:rPr>
        <w:t>ivide</w:t>
      </w:r>
      <w:r w:rsidRPr="00B4506B">
        <w:rPr>
          <w:rFonts w:ascii="Times New Roman" w:hAnsi="Times New Roman" w:cs="Times New Roman"/>
          <w:sz w:val="24"/>
          <w:szCs w:val="24"/>
        </w:rPr>
        <w:t xml:space="preserve"> the image</w:t>
      </w:r>
      <w:r w:rsidR="002D6CF7" w:rsidRPr="00B4506B">
        <w:rPr>
          <w:rFonts w:ascii="Times New Roman" w:hAnsi="Times New Roman" w:cs="Times New Roman"/>
          <w:sz w:val="24"/>
          <w:szCs w:val="24"/>
        </w:rPr>
        <w:t>s obtained into blocks</w:t>
      </w:r>
    </w:p>
    <w:tbl>
      <w:tblPr>
        <w:tblStyle w:val="TableGrid"/>
        <w:tblpPr w:leftFromText="180" w:rightFromText="180" w:vertAnchor="text" w:horzAnchor="margin" w:tblpY="165"/>
        <w:tblW w:w="5040" w:type="dxa"/>
        <w:tblLook w:val="04A0"/>
      </w:tblPr>
      <w:tblGrid>
        <w:gridCol w:w="1260"/>
        <w:gridCol w:w="1260"/>
        <w:gridCol w:w="1260"/>
        <w:gridCol w:w="1260"/>
      </w:tblGrid>
      <w:tr w:rsidR="00D135F1" w:rsidRPr="00164040" w:rsidTr="00D135F1">
        <w:trPr>
          <w:trHeight w:val="1440"/>
        </w:trPr>
        <w:tc>
          <w:tcPr>
            <w:tcW w:w="1260" w:type="dxa"/>
          </w:tcPr>
          <w:p w:rsidR="00D135F1" w:rsidRPr="00164040" w:rsidRDefault="006873D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-47625</wp:posOffset>
                  </wp:positionH>
                  <wp:positionV relativeFrom="paragraph">
                    <wp:posOffset>11430</wp:posOffset>
                  </wp:positionV>
                  <wp:extent cx="3171190" cy="3667125"/>
                  <wp:effectExtent l="19050" t="19050" r="10160" b="285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71190" cy="3667125"/>
                          </a:xfrm>
                          <a:prstGeom prst="rect">
                            <a:avLst/>
                          </a:prstGeom>
                          <a:ln w="15875" cmpd="dbl">
                            <a:solidFill>
                              <a:schemeClr val="tx1"/>
                            </a:solidFill>
                          </a:ln>
                        </pic:spPr>
                      </pic:pic>
                    </a:graphicData>
                  </a:graphic>
                </wp:anchor>
              </w:drawing>
            </w: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r w:rsidR="00D135F1" w:rsidRPr="00164040" w:rsidTr="00D135F1">
        <w:trPr>
          <w:trHeight w:val="1440"/>
        </w:trPr>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c>
          <w:tcPr>
            <w:tcW w:w="1260" w:type="dxa"/>
          </w:tcPr>
          <w:p w:rsidR="00D135F1" w:rsidRPr="00164040" w:rsidRDefault="00D135F1" w:rsidP="00E153B7">
            <w:pPr>
              <w:autoSpaceDE w:val="0"/>
              <w:autoSpaceDN w:val="0"/>
              <w:adjustRightInd w:val="0"/>
              <w:jc w:val="both"/>
              <w:rPr>
                <w:rFonts w:ascii="Times New Roman" w:hAnsi="Times New Roman" w:cs="Times New Roman"/>
                <w:sz w:val="24"/>
                <w:szCs w:val="24"/>
              </w:rPr>
            </w:pPr>
          </w:p>
        </w:tc>
      </w:tr>
    </w:tbl>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tbl>
      <w:tblPr>
        <w:tblStyle w:val="TableGrid"/>
        <w:tblpPr w:leftFromText="180" w:rightFromText="180" w:vertAnchor="text" w:horzAnchor="margin" w:tblpXSpec="right" w:tblpY="-48"/>
        <w:tblW w:w="5040" w:type="dxa"/>
        <w:tblLook w:val="04A0"/>
      </w:tblPr>
      <w:tblGrid>
        <w:gridCol w:w="1260"/>
        <w:gridCol w:w="1260"/>
        <w:gridCol w:w="1260"/>
        <w:gridCol w:w="1260"/>
      </w:tblGrid>
      <w:tr w:rsidR="006873DC" w:rsidRPr="00164040" w:rsidTr="006873DC">
        <w:trPr>
          <w:trHeight w:val="1440"/>
        </w:trPr>
        <w:tc>
          <w:tcPr>
            <w:tcW w:w="1260" w:type="dxa"/>
          </w:tcPr>
          <w:p w:rsidR="006873DC" w:rsidRPr="00164040" w:rsidRDefault="00EE3D4D"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-80010</wp:posOffset>
                  </wp:positionH>
                  <wp:positionV relativeFrom="paragraph">
                    <wp:posOffset>13970</wp:posOffset>
                  </wp:positionV>
                  <wp:extent cx="3200400" cy="3644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47"/>
                          <a:stretch/>
                        </pic:blipFill>
                        <pic:spPr bwMode="auto">
                          <a:xfrm>
                            <a:off x="0" y="0"/>
                            <a:ext cx="3200400" cy="3644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6873DC">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D135F1" w:rsidP="00E153B7">
      <w:pPr>
        <w:autoSpaceDE w:val="0"/>
        <w:autoSpaceDN w:val="0"/>
        <w:adjustRightInd w:val="0"/>
        <w:spacing w:after="0" w:line="240" w:lineRule="auto"/>
        <w:jc w:val="both"/>
        <w:rPr>
          <w:rFonts w:ascii="Times New Roman" w:hAnsi="Times New Roman" w:cs="Times New Roman"/>
          <w:sz w:val="24"/>
          <w:szCs w:val="24"/>
        </w:rPr>
      </w:pPr>
    </w:p>
    <w:p w:rsidR="00D135F1"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Image 1                                                                       Image 2</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B4506B" w:rsidRDefault="00B4506B" w:rsidP="00E153B7">
      <w:pPr>
        <w:autoSpaceDE w:val="0"/>
        <w:autoSpaceDN w:val="0"/>
        <w:adjustRightInd w:val="0"/>
        <w:spacing w:after="0" w:line="240" w:lineRule="auto"/>
        <w:jc w:val="both"/>
        <w:rPr>
          <w:rFonts w:ascii="Times New Roman" w:hAnsi="Times New Roman" w:cs="Times New Roman"/>
          <w:sz w:val="24"/>
          <w:szCs w:val="24"/>
        </w:rPr>
      </w:pPr>
    </w:p>
    <w:p w:rsidR="006873DC" w:rsidRPr="00B4506B" w:rsidRDefault="00B4506B" w:rsidP="00B4506B">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w:t>
      </w:r>
      <w:r w:rsidR="006873DC" w:rsidRPr="00B4506B">
        <w:rPr>
          <w:rFonts w:ascii="Times New Roman" w:hAnsi="Times New Roman" w:cs="Times New Roman"/>
          <w:sz w:val="24"/>
          <w:szCs w:val="24"/>
        </w:rPr>
        <w:t>elect one block from first image</w:t>
      </w:r>
    </w:p>
    <w:p w:rsidR="00B4506B" w:rsidRPr="00164040" w:rsidRDefault="00B4506B" w:rsidP="00E153B7">
      <w:pPr>
        <w:autoSpaceDE w:val="0"/>
        <w:autoSpaceDN w:val="0"/>
        <w:adjustRightInd w:val="0"/>
        <w:spacing w:after="0" w:line="240" w:lineRule="auto"/>
        <w:jc w:val="both"/>
        <w:rPr>
          <w:rFonts w:ascii="Times New Roman" w:hAnsi="Times New Roman" w:cs="Times New Roman"/>
          <w:sz w:val="24"/>
          <w:szCs w:val="24"/>
        </w:rPr>
      </w:pPr>
    </w:p>
    <w:tbl>
      <w:tblPr>
        <w:tblStyle w:val="TableGrid"/>
        <w:tblpPr w:leftFromText="180" w:rightFromText="180" w:vertAnchor="text" w:horzAnchor="margin" w:tblpY="165"/>
        <w:tblW w:w="5040" w:type="dxa"/>
        <w:tblLook w:val="04A0"/>
      </w:tblPr>
      <w:tblGrid>
        <w:gridCol w:w="1260"/>
        <w:gridCol w:w="1260"/>
        <w:gridCol w:w="1260"/>
        <w:gridCol w:w="1260"/>
      </w:tblGrid>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-57151</wp:posOffset>
                  </wp:positionH>
                  <wp:positionV relativeFrom="paragraph">
                    <wp:posOffset>3175</wp:posOffset>
                  </wp:positionV>
                  <wp:extent cx="3190875" cy="3667125"/>
                  <wp:effectExtent l="19050" t="19050" r="28575" b="285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90875" cy="3667125"/>
                          </a:xfrm>
                          <a:prstGeom prst="rect">
                            <a:avLst/>
                          </a:prstGeom>
                          <a:ln w="15875" cmpd="dbl">
                            <a:solidFill>
                              <a:schemeClr val="tx1"/>
                            </a:solidFill>
                          </a:ln>
                        </pic:spPr>
                      </pic:pic>
                    </a:graphicData>
                  </a:graphic>
                </wp:anchor>
              </w:drawing>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F7B4A" w:rsidP="00E153B7">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 o:spid="_x0000_s1026" type="#_x0000_t176" style="position:absolute;left:0;text-align:left;margin-left:57pt;margin-top:.5pt;width:67.5pt;height:71.2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" filled="f" strokecolor="#243f60 [1604]" strokeweight="2pt"/>
              </w:pict>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Selected Block</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3. Now this block is matched with </w:t>
      </w:r>
      <w:r w:rsidR="00FC33BB">
        <w:rPr>
          <w:rFonts w:ascii="Times New Roman" w:hAnsi="Times New Roman" w:cs="Times New Roman"/>
          <w:sz w:val="24"/>
          <w:szCs w:val="24"/>
        </w:rPr>
        <w:t>subsequent</w:t>
      </w:r>
      <w:r w:rsidRPr="00164040">
        <w:rPr>
          <w:rFonts w:ascii="Times New Roman" w:hAnsi="Times New Roman" w:cs="Times New Roman"/>
          <w:sz w:val="24"/>
          <w:szCs w:val="24"/>
        </w:rPr>
        <w:t xml:space="preserve"> blocks of </w:t>
      </w:r>
      <w:r w:rsidR="00FC33BB">
        <w:rPr>
          <w:rFonts w:ascii="Times New Roman" w:hAnsi="Times New Roman" w:cs="Times New Roman"/>
          <w:sz w:val="24"/>
          <w:szCs w:val="24"/>
        </w:rPr>
        <w:t xml:space="preserve">the </w:t>
      </w:r>
      <w:r w:rsidRPr="00164040">
        <w:rPr>
          <w:rFonts w:ascii="Times New Roman" w:hAnsi="Times New Roman" w:cs="Times New Roman"/>
          <w:sz w:val="24"/>
          <w:szCs w:val="24"/>
        </w:rPr>
        <w:t>2</w:t>
      </w:r>
      <w:r w:rsidRPr="00164040">
        <w:rPr>
          <w:rFonts w:ascii="Times New Roman" w:hAnsi="Times New Roman" w:cs="Times New Roman"/>
          <w:sz w:val="24"/>
          <w:szCs w:val="24"/>
          <w:vertAlign w:val="superscript"/>
        </w:rPr>
        <w:t>nd</w:t>
      </w:r>
      <w:r w:rsidRPr="00164040">
        <w:rPr>
          <w:rFonts w:ascii="Times New Roman" w:hAnsi="Times New Roman" w:cs="Times New Roman"/>
          <w:sz w:val="24"/>
          <w:szCs w:val="24"/>
        </w:rPr>
        <w:t xml:space="preserve"> image</w:t>
      </w:r>
      <w:r w:rsidR="00FC33BB">
        <w:rPr>
          <w:rFonts w:ascii="Times New Roman" w:hAnsi="Times New Roman" w:cs="Times New Roman"/>
          <w:sz w:val="24"/>
          <w:szCs w:val="24"/>
        </w:rPr>
        <w:t xml:space="preserve">. </w:t>
      </w:r>
      <w:r w:rsidRPr="00164040">
        <w:rPr>
          <w:rFonts w:ascii="Times New Roman" w:hAnsi="Times New Roman" w:cs="Times New Roman"/>
          <w:sz w:val="24"/>
          <w:szCs w:val="24"/>
        </w:rPr>
        <w:t>There may be a match or no match</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In case of no match</w:t>
      </w:r>
      <w:r w:rsidR="00FC33BB">
        <w:rPr>
          <w:rFonts w:ascii="Times New Roman" w:hAnsi="Times New Roman" w:cs="Times New Roman"/>
          <w:sz w:val="24"/>
          <w:szCs w:val="24"/>
        </w:rPr>
        <w:t>,</w:t>
      </w:r>
      <w:r w:rsidRPr="00164040">
        <w:rPr>
          <w:rFonts w:ascii="Times New Roman" w:hAnsi="Times New Roman" w:cs="Times New Roman"/>
          <w:sz w:val="24"/>
          <w:szCs w:val="24"/>
        </w:rPr>
        <w:t xml:space="preserve"> blo</w:t>
      </w:r>
      <w:r w:rsidR="00FC33BB">
        <w:rPr>
          <w:rFonts w:ascii="Times New Roman" w:hAnsi="Times New Roman" w:cs="Times New Roman"/>
          <w:sz w:val="24"/>
          <w:szCs w:val="24"/>
        </w:rPr>
        <w:t>c</w:t>
      </w:r>
      <w:r w:rsidRPr="00164040">
        <w:rPr>
          <w:rFonts w:ascii="Times New Roman" w:hAnsi="Times New Roman" w:cs="Times New Roman"/>
          <w:sz w:val="24"/>
          <w:szCs w:val="24"/>
        </w:rPr>
        <w:t>ks of 2</w:t>
      </w:r>
      <w:r w:rsidRPr="00164040">
        <w:rPr>
          <w:rFonts w:ascii="Times New Roman" w:hAnsi="Times New Roman" w:cs="Times New Roman"/>
          <w:sz w:val="24"/>
          <w:szCs w:val="24"/>
          <w:vertAlign w:val="superscript"/>
        </w:rPr>
        <w:t>nd</w:t>
      </w:r>
      <w:r w:rsidRPr="00164040">
        <w:rPr>
          <w:rFonts w:ascii="Times New Roman" w:hAnsi="Times New Roman" w:cs="Times New Roman"/>
          <w:sz w:val="24"/>
          <w:szCs w:val="24"/>
        </w:rPr>
        <w:t xml:space="preserve"> image </w:t>
      </w:r>
      <w:r w:rsidR="00FC33BB">
        <w:rPr>
          <w:rFonts w:ascii="Times New Roman" w:hAnsi="Times New Roman" w:cs="Times New Roman"/>
          <w:sz w:val="24"/>
          <w:szCs w:val="24"/>
        </w:rPr>
        <w:t>are</w:t>
      </w:r>
      <w:r w:rsidRPr="00164040">
        <w:rPr>
          <w:rFonts w:ascii="Times New Roman" w:hAnsi="Times New Roman" w:cs="Times New Roman"/>
          <w:sz w:val="24"/>
          <w:szCs w:val="24"/>
        </w:rPr>
        <w:t xml:space="preserve"> shifted by some pixels</w:t>
      </w:r>
      <w:r w:rsidR="00FC33BB">
        <w:rPr>
          <w:rFonts w:ascii="Times New Roman" w:hAnsi="Times New Roman" w:cs="Times New Roman"/>
          <w:sz w:val="24"/>
          <w:szCs w:val="24"/>
        </w:rPr>
        <w:t xml:space="preserve"> to the right. The comparison is carried again.</w:t>
      </w:r>
    </w:p>
    <w:p w:rsidR="006873DC" w:rsidRPr="00164040" w:rsidRDefault="006F7B4A"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6" o:spid="_x0000_s1061" style="position:absolute;left:0;text-align:left;z-index:251688960;visibility:visible" from="284.25pt,6.25pt" to="28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" strokecolor="#4579b8 [3044]"/>
        </w:pict>
      </w:r>
      <w:r>
        <w:rPr>
          <w:rFonts w:ascii="Times New Roman" w:hAnsi="Times New Roman" w:cs="Times New Roman"/>
          <w:noProof/>
          <w:sz w:val="24"/>
          <w:szCs w:val="24"/>
        </w:rPr>
        <w:pict>
          <v:line id="Straight Connector 5" o:spid="_x0000_s1060" style="position:absolute;left:0;text-align:left;z-index:251687936;visibility:visible" from="294.75pt,6.25pt" to="294.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" strokecolor="#4579b8 [3044]"/>
        </w:pict>
      </w:r>
    </w:p>
    <w:p w:rsidR="006873DC" w:rsidRPr="00164040" w:rsidRDefault="006F7B4A"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3" o:spid="_x0000_s1059" type="#_x0000_t32" style="position:absolute;left:0;text-align:left;margin-left:284.25pt;margin-top:.1pt;width:10.5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" strokecolor="black [3213]">
            <v:stroke endarrow="open"/>
          </v:shape>
        </w:pict>
      </w:r>
      <w:r w:rsidR="006873DC" w:rsidRPr="00164040">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3609975</wp:posOffset>
            </wp:positionH>
            <wp:positionV relativeFrom="paragraph">
              <wp:posOffset>144145</wp:posOffset>
            </wp:positionV>
            <wp:extent cx="3178810" cy="3686175"/>
            <wp:effectExtent l="0" t="0" r="254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47"/>
                    <a:stretch/>
                  </pic:blipFill>
                  <pic:spPr bwMode="auto">
                    <a:xfrm>
                      <a:off x="0" y="0"/>
                      <a:ext cx="3178810" cy="3686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bl>
      <w:tblPr>
        <w:tblStyle w:val="TableGrid"/>
        <w:tblpPr w:leftFromText="180" w:rightFromText="180" w:vertAnchor="text" w:horzAnchor="margin" w:tblpXSpec="right" w:tblpY="-48"/>
        <w:tblW w:w="5040" w:type="dxa"/>
        <w:tblLook w:val="04A0"/>
      </w:tblPr>
      <w:tblGrid>
        <w:gridCol w:w="1260"/>
        <w:gridCol w:w="1260"/>
        <w:gridCol w:w="1260"/>
        <w:gridCol w:w="1260"/>
      </w:tblGrid>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F7B4A" w:rsidP="00E153B7">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pict>
                <v:shape id="Flowchart: Alternate Process 13" o:spid="_x0000_s1058" type="#_x0000_t176" style="position:absolute;left:0;text-align:left;margin-left:-4.8pt;margin-top:70.15pt;width:61.5pt;height:75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" filled="f" strokecolor="#243f60 [1604]" strokeweight="2pt">
                  <v:textbox>
                    <w:txbxContent>
                      <w:p w:rsidR="002B71EC" w:rsidRPr="002B71EC" w:rsidRDefault="002B71EC" w:rsidP="002B71EC">
                        <w:pPr>
                          <w:jc w:val="center"/>
                          <w:rPr>
                            <w:color w:val="000000" w:themeColor="text1"/>
                          </w:rPr>
                        </w:pPr>
                        <w:r w:rsidRPr="002B71EC">
                          <w:rPr>
                            <w:color w:val="000000" w:themeColor="text1"/>
                          </w:rPr>
                          <w:t>Found the match</w:t>
                        </w:r>
                      </w:p>
                    </w:txbxContent>
                  </v:textbox>
                </v:shape>
              </w:pict>
            </w: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r w:rsidR="006873DC" w:rsidRPr="00164040" w:rsidTr="00D409AE">
        <w:trPr>
          <w:trHeight w:val="1440"/>
        </w:trPr>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c>
          <w:tcPr>
            <w:tcW w:w="1260" w:type="dxa"/>
          </w:tcPr>
          <w:p w:rsidR="006873DC" w:rsidRPr="00164040" w:rsidRDefault="006873DC" w:rsidP="00E153B7">
            <w:pPr>
              <w:autoSpaceDE w:val="0"/>
              <w:autoSpaceDN w:val="0"/>
              <w:adjustRightInd w:val="0"/>
              <w:jc w:val="both"/>
              <w:rPr>
                <w:rFonts w:ascii="Times New Roman" w:hAnsi="Times New Roman" w:cs="Times New Roman"/>
                <w:sz w:val="24"/>
                <w:szCs w:val="24"/>
              </w:rPr>
            </w:pPr>
          </w:p>
        </w:tc>
      </w:tr>
    </w:tbl>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F7B4A"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15" o:spid="_x0000_s1057" type="#_x0000_t32" style="position:absolute;left:0;text-align:left;margin-left:258.9pt;margin-top:6.5pt;width:25.35pt;height:0;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" strokecolor="#4579b8 [3044]">
            <v:stroke endarrow="open"/>
          </v:shape>
        </w:pict>
      </w:r>
      <w:r w:rsidR="00FC33BB">
        <w:rPr>
          <w:rFonts w:ascii="Times New Roman" w:hAnsi="Times New Roman" w:cs="Times New Roman"/>
          <w:sz w:val="24"/>
          <w:szCs w:val="24"/>
        </w:rPr>
        <w:t xml:space="preserve">                                     Blocks shifted by some pixels</w:t>
      </w: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6873DC" w:rsidRPr="00164040" w:rsidRDefault="006873DC"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 After a match is found, remove the portion to the left of the matching portion and concatenate the reamaining image with the 1</w:t>
      </w:r>
      <w:r w:rsidRPr="00FC33BB">
        <w:rPr>
          <w:rFonts w:ascii="Times New Roman" w:hAnsi="Times New Roman" w:cs="Times New Roman"/>
          <w:sz w:val="24"/>
          <w:szCs w:val="24"/>
          <w:vertAlign w:val="superscript"/>
        </w:rPr>
        <w:t>st</w:t>
      </w:r>
      <w:r>
        <w:rPr>
          <w:rFonts w:ascii="Times New Roman" w:hAnsi="Times New Roman" w:cs="Times New Roman"/>
          <w:sz w:val="24"/>
          <w:szCs w:val="24"/>
        </w:rPr>
        <w:t xml:space="preserve"> image.</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pPr w:leftFromText="180" w:rightFromText="180" w:vertAnchor="text" w:horzAnchor="margin" w:tblpY="-494"/>
        <w:tblW w:w="9792" w:type="dxa"/>
        <w:tblLook w:val="04A0"/>
      </w:tblPr>
      <w:tblGrid>
        <w:gridCol w:w="1224"/>
        <w:gridCol w:w="1224"/>
        <w:gridCol w:w="1224"/>
        <w:gridCol w:w="1224"/>
        <w:gridCol w:w="1224"/>
        <w:gridCol w:w="1224"/>
        <w:gridCol w:w="1224"/>
        <w:gridCol w:w="1224"/>
      </w:tblGrid>
      <w:tr w:rsidR="002B71EC" w:rsidRPr="00164040" w:rsidTr="00D52BC3">
        <w:trPr>
          <w:trHeight w:val="1443"/>
        </w:trPr>
        <w:tc>
          <w:tcPr>
            <w:tcW w:w="1224" w:type="dxa"/>
          </w:tcPr>
          <w:p w:rsidR="002B71EC" w:rsidRDefault="002B71EC" w:rsidP="00E153B7">
            <w:pPr>
              <w:autoSpaceDE w:val="0"/>
              <w:autoSpaceDN w:val="0"/>
              <w:adjustRightInd w:val="0"/>
              <w:jc w:val="both"/>
              <w:rPr>
                <w:rFonts w:ascii="Times New Roman" w:hAnsi="Times New Roman" w:cs="Times New Roman"/>
                <w:sz w:val="24"/>
                <w:szCs w:val="24"/>
              </w:rPr>
            </w:pPr>
          </w:p>
          <w:p w:rsidR="00FC33BB" w:rsidRPr="00164040" w:rsidRDefault="00FC33BB"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r w:rsidR="002B71EC" w:rsidRPr="00164040" w:rsidTr="00D52BC3">
        <w:trPr>
          <w:trHeight w:val="1443"/>
        </w:trPr>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c>
          <w:tcPr>
            <w:tcW w:w="1224" w:type="dxa"/>
          </w:tcPr>
          <w:p w:rsidR="002B71EC" w:rsidRPr="00164040" w:rsidRDefault="002B71EC" w:rsidP="00E153B7">
            <w:pPr>
              <w:autoSpaceDE w:val="0"/>
              <w:autoSpaceDN w:val="0"/>
              <w:adjustRightInd w:val="0"/>
              <w:jc w:val="both"/>
              <w:rPr>
                <w:rFonts w:ascii="Times New Roman" w:hAnsi="Times New Roman" w:cs="Times New Roman"/>
                <w:sz w:val="24"/>
                <w:szCs w:val="24"/>
              </w:rPr>
            </w:pPr>
          </w:p>
        </w:tc>
      </w:tr>
    </w:tbl>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-6344920</wp:posOffset>
            </wp:positionH>
            <wp:positionV relativeFrom="paragraph">
              <wp:posOffset>-323215</wp:posOffset>
            </wp:positionV>
            <wp:extent cx="6121793" cy="3695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1793" cy="3695700"/>
                    </a:xfrm>
                    <a:prstGeom prst="rect">
                      <a:avLst/>
                    </a:prstGeom>
                  </pic:spPr>
                </pic:pic>
              </a:graphicData>
            </a:graphic>
          </wp:anchor>
        </w:drawing>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Resulting Image</w:t>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Limitations</w:t>
      </w:r>
      <w:r w:rsidR="00FC33BB">
        <w:rPr>
          <w:rFonts w:ascii="Times New Roman" w:hAnsi="Times New Roman" w:cs="Times New Roman"/>
          <w:sz w:val="24"/>
          <w:szCs w:val="24"/>
        </w:rPr>
        <w:t xml:space="preserve">: </w:t>
      </w:r>
    </w:p>
    <w:p w:rsidR="002B71EC" w:rsidRPr="00164040" w:rsidRDefault="00FC33BB" w:rsidP="00E153B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Computation time is large</w:t>
      </w:r>
      <w:r w:rsidR="002B71EC" w:rsidRPr="00164040">
        <w:rPr>
          <w:rFonts w:ascii="Times New Roman" w:hAnsi="Times New Roman" w:cs="Times New Roman"/>
          <w:sz w:val="24"/>
          <w:szCs w:val="24"/>
        </w:rPr>
        <w:t>.</w:t>
      </w:r>
    </w:p>
    <w:p w:rsidR="002B71EC" w:rsidRPr="00164040" w:rsidRDefault="00FC33BB" w:rsidP="00E153B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sidR="002B71EC" w:rsidRPr="00164040">
        <w:rPr>
          <w:rFonts w:ascii="Times New Roman" w:hAnsi="Times New Roman" w:cs="Times New Roman"/>
          <w:sz w:val="24"/>
          <w:szCs w:val="24"/>
        </w:rPr>
        <w:t>ifficult to implement on digital level.</w:t>
      </w:r>
    </w:p>
    <w:p w:rsidR="002B71EC" w:rsidRPr="00164040" w:rsidRDefault="002B71EC" w:rsidP="00E153B7">
      <w:pPr>
        <w:autoSpaceDE w:val="0"/>
        <w:autoSpaceDN w:val="0"/>
        <w:adjustRightInd w:val="0"/>
        <w:spacing w:after="0" w:line="240" w:lineRule="auto"/>
        <w:jc w:val="both"/>
        <w:rPr>
          <w:rFonts w:ascii="Times New Roman" w:hAnsi="Times New Roman" w:cs="Times New Roman"/>
          <w:sz w:val="24"/>
          <w:szCs w:val="24"/>
        </w:rPr>
      </w:pPr>
    </w:p>
    <w:p w:rsidR="002B71EC"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 </w:t>
      </w:r>
      <w:r w:rsidR="002B71EC" w:rsidRPr="00164040">
        <w:rPr>
          <w:rFonts w:ascii="Times New Roman" w:hAnsi="Times New Roman" w:cs="Times New Roman"/>
          <w:sz w:val="24"/>
          <w:szCs w:val="24"/>
        </w:rPr>
        <w:t>Pixel by pixel method</w:t>
      </w:r>
    </w:p>
    <w:p w:rsidR="00FC33BB"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2B71EC"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method involves pixel by pixel comparison between two images.</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C33BB"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486410</wp:posOffset>
            </wp:positionH>
            <wp:positionV relativeFrom="paragraph">
              <wp:posOffset>139065</wp:posOffset>
            </wp:positionV>
            <wp:extent cx="2764790" cy="2033270"/>
            <wp:effectExtent l="19050" t="19050" r="16510" b="2413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4790" cy="2033270"/>
                    </a:xfrm>
                    <a:prstGeom prst="rect">
                      <a:avLst/>
                    </a:prstGeom>
                    <a:ln w="15875" cmpd="dbl">
                      <a:solidFill>
                        <a:schemeClr val="tx1"/>
                      </a:solidFill>
                    </a:ln>
                  </pic:spPr>
                </pic:pic>
              </a:graphicData>
            </a:graphic>
          </wp:anchor>
        </w:drawing>
      </w:r>
      <w:r w:rsidRPr="00164040">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3551530</wp:posOffset>
            </wp:positionH>
            <wp:positionV relativeFrom="paragraph">
              <wp:posOffset>139624</wp:posOffset>
            </wp:positionV>
            <wp:extent cx="2567380" cy="2033625"/>
            <wp:effectExtent l="0" t="0" r="4445"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o_Pun_Temple_Waterfalls,_Kanchanaburi_Region,_Thailand.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047"/>
                    <a:stretch/>
                  </pic:blipFill>
                  <pic:spPr bwMode="auto">
                    <a:xfrm>
                      <a:off x="0" y="0"/>
                      <a:ext cx="2567305" cy="20335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 </w:t>
      </w:r>
    </w:p>
    <w:p w:rsidR="00FB73DA" w:rsidRPr="00164040" w:rsidRDefault="006F7B4A"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24" o:spid="_x0000_s1056" style="position:absolute;left:0;text-align:left;margin-left:357.75pt;margin-top:4.05pt;width:31.5pt;height:3.7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" filled="f" strokecolor="black [3213]" strokeweight="2pt"/>
        </w:pict>
      </w:r>
      <w:r>
        <w:rPr>
          <w:rFonts w:ascii="Times New Roman" w:hAnsi="Times New Roman" w:cs="Times New Roman"/>
          <w:noProof/>
          <w:sz w:val="24"/>
          <w:szCs w:val="24"/>
        </w:rPr>
        <w:pict>
          <v:rect id="Rectangle 22" o:spid="_x0000_s1055" style="position:absolute;left:0;text-align:left;margin-left:196.5pt;margin-top:4.3pt;width:31.5pt;height:3.7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" filled="f" strokecolor="black [3213]" strokeweight="2pt">
            <v:stroke dashstyle="dash"/>
          </v:rect>
        </w:pict>
      </w:r>
      <w:r>
        <w:rPr>
          <w:rFonts w:ascii="Times New Roman" w:hAnsi="Times New Roman" w:cs="Times New Roman"/>
          <w:noProof/>
          <w:sz w:val="24"/>
          <w:szCs w:val="24"/>
        </w:rPr>
        <w:pict>
          <v:rect id="Rectangle 23" o:spid="_x0000_s1054" style="position:absolute;left:0;text-align:left;margin-left:303pt;margin-top:4.3pt;width:31.5pt;height:3.7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" filled="f" strokecolor="black [3213]" strokeweight="2pt"/>
        </w:pict>
      </w:r>
      <w:r>
        <w:rPr>
          <w:rFonts w:ascii="Times New Roman" w:hAnsi="Times New Roman" w:cs="Times New Roman"/>
          <w:noProof/>
          <w:sz w:val="24"/>
          <w:szCs w:val="24"/>
        </w:rPr>
        <w:pict>
          <v:rect id="Rectangle 21" o:spid="_x0000_s1053" style="position:absolute;left:0;text-align:left;margin-left:153pt;margin-top:4.3pt;width:31.5pt;height:3.7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" filled="f" strokecolor="black [3213]" strokeweight="2pt">
            <v:stroke dashstyle="dash"/>
          </v:rect>
        </w:pict>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Image 1                                                                Image 2</w:t>
      </w:r>
    </w:p>
    <w:p w:rsidR="00FB73DA" w:rsidRDefault="00FC33BB"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F6C48">
        <w:rPr>
          <w:rFonts w:ascii="Times New Roman" w:hAnsi="Times New Roman" w:cs="Times New Roman"/>
          <w:sz w:val="24"/>
          <w:szCs w:val="24"/>
        </w:rPr>
        <w:t xml:space="preserve">      </w:t>
      </w:r>
    </w:p>
    <w:p w:rsidR="00FC33BB" w:rsidRDefault="00FC33BB" w:rsidP="00E153B7">
      <w:pPr>
        <w:autoSpaceDE w:val="0"/>
        <w:autoSpaceDN w:val="0"/>
        <w:adjustRightInd w:val="0"/>
        <w:spacing w:after="0" w:line="240" w:lineRule="auto"/>
        <w:jc w:val="both"/>
        <w:rPr>
          <w:rFonts w:ascii="Times New Roman" w:hAnsi="Times New Roman" w:cs="Times New Roman"/>
          <w:sz w:val="24"/>
          <w:szCs w:val="24"/>
        </w:rPr>
      </w:pPr>
    </w:p>
    <w:p w:rsidR="00CF6C48" w:rsidRDefault="00CF6C48" w:rsidP="00E153B7">
      <w:pPr>
        <w:autoSpaceDE w:val="0"/>
        <w:autoSpaceDN w:val="0"/>
        <w:adjustRightInd w:val="0"/>
        <w:spacing w:after="0" w:line="240" w:lineRule="auto"/>
        <w:jc w:val="both"/>
        <w:rPr>
          <w:rFonts w:ascii="Times New Roman" w:hAnsi="Times New Roman" w:cs="Times New Roman"/>
          <w:sz w:val="24"/>
          <w:szCs w:val="24"/>
        </w:rPr>
      </w:pP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commentRangeStart w:id="36"/>
      <w:r w:rsidRPr="00164040">
        <w:rPr>
          <w:rFonts w:ascii="Times New Roman" w:hAnsi="Times New Roman" w:cs="Times New Roman"/>
          <w:sz w:val="24"/>
          <w:szCs w:val="24"/>
        </w:rPr>
        <w:t>Limitations:</w:t>
      </w:r>
      <w:commentRangeEnd w:id="36"/>
      <w:r w:rsidR="00273403">
        <w:rPr>
          <w:rStyle w:val="CommentReference"/>
        </w:rPr>
        <w:commentReference w:id="36"/>
      </w:r>
    </w:p>
    <w:p w:rsidR="00266938" w:rsidRDefault="00FB73DA" w:rsidP="00E153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commentRangeStart w:id="37"/>
      <w:r w:rsidRPr="00164040">
        <w:rPr>
          <w:rFonts w:ascii="Times New Roman" w:hAnsi="Times New Roman" w:cs="Times New Roman"/>
          <w:sz w:val="24"/>
          <w:szCs w:val="24"/>
        </w:rPr>
        <w:t xml:space="preserve">Got false results </w:t>
      </w:r>
      <w:r w:rsidR="00CF6C48">
        <w:rPr>
          <w:rFonts w:ascii="Times New Roman" w:hAnsi="Times New Roman" w:cs="Times New Roman"/>
          <w:sz w:val="24"/>
          <w:szCs w:val="24"/>
        </w:rPr>
        <w:t>at times</w:t>
      </w:r>
      <w:r w:rsidRPr="00164040">
        <w:rPr>
          <w:rFonts w:ascii="Times New Roman" w:hAnsi="Times New Roman" w:cs="Times New Roman"/>
          <w:sz w:val="24"/>
          <w:szCs w:val="24"/>
        </w:rPr>
        <w:t>.</w:t>
      </w:r>
      <w:commentRangeEnd w:id="37"/>
      <w:r w:rsidR="00273403">
        <w:rPr>
          <w:rStyle w:val="CommentReference"/>
        </w:rPr>
        <w:commentReference w:id="37"/>
      </w:r>
    </w:p>
    <w:p w:rsidR="00CF6C48" w:rsidRPr="00CF6C48" w:rsidRDefault="00CF6C48" w:rsidP="00E153B7">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Cumbersome with large computation time.</w:t>
      </w:r>
    </w:p>
    <w:p w:rsidR="00266938" w:rsidRPr="00164040" w:rsidRDefault="00266938" w:rsidP="00E153B7">
      <w:pPr>
        <w:autoSpaceDE w:val="0"/>
        <w:autoSpaceDN w:val="0"/>
        <w:adjustRightInd w:val="0"/>
        <w:spacing w:after="0" w:line="240" w:lineRule="auto"/>
        <w:jc w:val="both"/>
        <w:rPr>
          <w:rFonts w:ascii="Times New Roman" w:hAnsi="Times New Roman" w:cs="Times New Roman"/>
          <w:sz w:val="24"/>
          <w:szCs w:val="24"/>
        </w:rPr>
      </w:pPr>
    </w:p>
    <w:p w:rsidR="00266938" w:rsidRPr="00164040" w:rsidRDefault="00266938" w:rsidP="00E153B7">
      <w:pPr>
        <w:autoSpaceDE w:val="0"/>
        <w:autoSpaceDN w:val="0"/>
        <w:adjustRightInd w:val="0"/>
        <w:spacing w:after="0" w:line="240" w:lineRule="auto"/>
        <w:jc w:val="both"/>
        <w:rPr>
          <w:rFonts w:ascii="Times New Roman" w:hAnsi="Times New Roman" w:cs="Times New Roman"/>
          <w:sz w:val="24"/>
          <w:szCs w:val="24"/>
        </w:rPr>
      </w:pPr>
    </w:p>
    <w:p w:rsidR="00266938"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w:t>
      </w:r>
      <w:r w:rsidR="00266938" w:rsidRPr="00164040">
        <w:rPr>
          <w:rFonts w:ascii="Times New Roman" w:hAnsi="Times New Roman" w:cs="Times New Roman"/>
          <w:sz w:val="24"/>
          <w:szCs w:val="24"/>
        </w:rPr>
        <w:t>.</w:t>
      </w:r>
      <w:r>
        <w:rPr>
          <w:rFonts w:ascii="Times New Roman" w:hAnsi="Times New Roman" w:cs="Times New Roman"/>
          <w:sz w:val="24"/>
          <w:szCs w:val="24"/>
        </w:rPr>
        <w:t xml:space="preserve"> Columnar Approach</w:t>
      </w:r>
    </w:p>
    <w:p w:rsidR="00FB73DA" w:rsidRPr="00164040" w:rsidRDefault="00FB73DA" w:rsidP="00E153B7">
      <w:pPr>
        <w:autoSpaceDE w:val="0"/>
        <w:autoSpaceDN w:val="0"/>
        <w:adjustRightInd w:val="0"/>
        <w:spacing w:after="0" w:line="240" w:lineRule="auto"/>
        <w:jc w:val="both"/>
        <w:rPr>
          <w:rFonts w:ascii="Times New Roman" w:hAnsi="Times New Roman" w:cs="Times New Roman"/>
          <w:sz w:val="24"/>
          <w:szCs w:val="24"/>
        </w:rPr>
      </w:pPr>
    </w:p>
    <w:p w:rsidR="00A32A05" w:rsidRPr="00164040" w:rsidRDefault="00BE23E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It is assumed here that the images are bounded by the same horizontal levels as the cameras are on the same horizontal level. The proposed algorithm uses the a vertical strip, </w:t>
      </w:r>
      <w:commentRangeStart w:id="38"/>
      <w:del w:id="39" w:author="DELL" w:date="2012-07-11T10:18:00Z">
        <w:r w:rsidRPr="00164040" w:rsidDel="00DF5B2F">
          <w:rPr>
            <w:rFonts w:ascii="Times New Roman" w:hAnsi="Times New Roman" w:cs="Times New Roman"/>
            <w:sz w:val="24"/>
            <w:szCs w:val="24"/>
          </w:rPr>
          <w:delText>5</w:delText>
        </w:r>
      </w:del>
      <w:ins w:id="40" w:author="DELL" w:date="2012-07-11T10:18:00Z">
        <w:r w:rsidR="00DF5B2F">
          <w:rPr>
            <w:rFonts w:ascii="Times New Roman" w:hAnsi="Times New Roman" w:cs="Times New Roman"/>
            <w:sz w:val="24"/>
            <w:szCs w:val="24"/>
          </w:rPr>
          <w:t>five</w:t>
        </w:r>
      </w:ins>
      <w:r w:rsidRPr="00164040">
        <w:rPr>
          <w:rFonts w:ascii="Times New Roman" w:hAnsi="Times New Roman" w:cs="Times New Roman"/>
          <w:sz w:val="24"/>
          <w:szCs w:val="24"/>
        </w:rPr>
        <w:t xml:space="preserve"> pixels wide</w:t>
      </w:r>
      <w:ins w:id="41" w:author="DELL" w:date="2012-07-11T10:19:00Z">
        <w:r w:rsidR="00DF5B2F">
          <w:rPr>
            <w:rFonts w:ascii="Times New Roman" w:hAnsi="Times New Roman" w:cs="Times New Roman"/>
            <w:sz w:val="24"/>
            <w:szCs w:val="24"/>
          </w:rPr>
          <w:t xml:space="preserve">. The five pixels vertical strip </w:t>
        </w:r>
      </w:ins>
      <w:ins w:id="42" w:author="DELL" w:date="2012-07-11T10:20:00Z">
        <w:r w:rsidR="00DF5B2F">
          <w:rPr>
            <w:rFonts w:ascii="Times New Roman" w:hAnsi="Times New Roman" w:cs="Times New Roman"/>
            <w:sz w:val="24"/>
            <w:szCs w:val="24"/>
          </w:rPr>
          <w:t>at the edges of the two images are compared and the autocorrelation parameter is determined.</w:t>
        </w:r>
      </w:ins>
      <w:r w:rsidRPr="00164040">
        <w:rPr>
          <w:rFonts w:ascii="Times New Roman" w:hAnsi="Times New Roman" w:cs="Times New Roman"/>
          <w:sz w:val="24"/>
          <w:szCs w:val="24"/>
        </w:rPr>
        <w:t xml:space="preserve"> </w:t>
      </w:r>
      <w:commentRangeEnd w:id="38"/>
      <w:r w:rsidR="00DF5B2F">
        <w:rPr>
          <w:rStyle w:val="CommentReference"/>
        </w:rPr>
        <w:commentReference w:id="38"/>
      </w:r>
      <w:del w:id="43" w:author="DELL" w:date="2012-07-11T10:20:00Z">
        <w:r w:rsidRPr="00164040" w:rsidDel="00DF5B2F">
          <w:rPr>
            <w:rFonts w:ascii="Times New Roman" w:hAnsi="Times New Roman" w:cs="Times New Roman"/>
            <w:sz w:val="24"/>
            <w:szCs w:val="24"/>
          </w:rPr>
          <w:delText xml:space="preserve">(the rightmost </w:delText>
        </w:r>
      </w:del>
      <w:del w:id="44" w:author="DELL" w:date="2012-07-11T10:19:00Z">
        <w:r w:rsidRPr="00164040" w:rsidDel="00DF5B2F">
          <w:rPr>
            <w:rFonts w:ascii="Times New Roman" w:hAnsi="Times New Roman" w:cs="Times New Roman"/>
            <w:sz w:val="24"/>
            <w:szCs w:val="24"/>
          </w:rPr>
          <w:delText xml:space="preserve">5 </w:delText>
        </w:r>
      </w:del>
      <w:del w:id="45" w:author="DELL" w:date="2012-07-11T10:20:00Z">
        <w:r w:rsidRPr="00164040" w:rsidDel="00DF5B2F">
          <w:rPr>
            <w:rFonts w:ascii="Times New Roman" w:hAnsi="Times New Roman" w:cs="Times New Roman"/>
            <w:sz w:val="24"/>
            <w:szCs w:val="24"/>
          </w:rPr>
          <w:delText xml:space="preserve">pixels) belonging to the first image and finds the autocorrelation of this strip with subsequent 5-pixel wide strips of the second image, starting from </w:delText>
        </w:r>
        <w:r w:rsidR="00E50E6E" w:rsidRPr="00164040" w:rsidDel="00DF5B2F">
          <w:rPr>
            <w:rFonts w:ascii="Times New Roman" w:hAnsi="Times New Roman" w:cs="Times New Roman"/>
            <w:sz w:val="24"/>
            <w:szCs w:val="24"/>
          </w:rPr>
          <w:delText>its</w:delText>
        </w:r>
        <w:r w:rsidRPr="00164040" w:rsidDel="00DF5B2F">
          <w:rPr>
            <w:rFonts w:ascii="Times New Roman" w:hAnsi="Times New Roman" w:cs="Times New Roman"/>
            <w:sz w:val="24"/>
            <w:szCs w:val="24"/>
          </w:rPr>
          <w:delText xml:space="preserve"> leftmost pixels</w:delText>
        </w:r>
      </w:del>
      <w:r w:rsidRPr="00164040">
        <w:rPr>
          <w:rFonts w:ascii="Times New Roman" w:hAnsi="Times New Roman" w:cs="Times New Roman"/>
          <w:sz w:val="24"/>
          <w:szCs w:val="24"/>
        </w:rPr>
        <w:t xml:space="preserve">. </w:t>
      </w:r>
      <w:r w:rsidR="00E50E6E" w:rsidRPr="00164040">
        <w:rPr>
          <w:rFonts w:ascii="Times New Roman" w:hAnsi="Times New Roman" w:cs="Times New Roman"/>
          <w:sz w:val="24"/>
          <w:szCs w:val="24"/>
        </w:rPr>
        <w:t xml:space="preserve">The </w:t>
      </w:r>
      <w:ins w:id="46" w:author="DELL" w:date="2012-07-11T10:21:00Z">
        <w:r w:rsidR="00DF5B2F">
          <w:rPr>
            <w:rFonts w:ascii="Times New Roman" w:hAnsi="Times New Roman" w:cs="Times New Roman"/>
            <w:sz w:val="24"/>
            <w:szCs w:val="24"/>
          </w:rPr>
          <w:t xml:space="preserve">vertical </w:t>
        </w:r>
      </w:ins>
      <w:r w:rsidR="00E50E6E" w:rsidRPr="00164040">
        <w:rPr>
          <w:rFonts w:ascii="Times New Roman" w:hAnsi="Times New Roman" w:cs="Times New Roman"/>
          <w:sz w:val="24"/>
          <w:szCs w:val="24"/>
        </w:rPr>
        <w:t xml:space="preserve">strips which </w:t>
      </w:r>
      <w:ins w:id="47" w:author="DELL" w:date="2012-07-11T10:22:00Z">
        <w:r w:rsidR="00DF5B2F">
          <w:rPr>
            <w:rFonts w:ascii="Times New Roman" w:hAnsi="Times New Roman" w:cs="Times New Roman"/>
            <w:sz w:val="24"/>
            <w:szCs w:val="24"/>
          </w:rPr>
          <w:t xml:space="preserve">pixels </w:t>
        </w:r>
      </w:ins>
      <w:r w:rsidR="00E50E6E" w:rsidRPr="00164040">
        <w:rPr>
          <w:rFonts w:ascii="Times New Roman" w:hAnsi="Times New Roman" w:cs="Times New Roman"/>
          <w:sz w:val="24"/>
          <w:szCs w:val="24"/>
        </w:rPr>
        <w:t>match perfectly,</w:t>
      </w:r>
      <w:del w:id="48" w:author="DELL" w:date="2012-07-11T10:22:00Z">
        <w:r w:rsidR="00E50E6E" w:rsidRPr="00164040" w:rsidDel="00DF5B2F">
          <w:rPr>
            <w:rFonts w:ascii="Times New Roman" w:hAnsi="Times New Roman" w:cs="Times New Roman"/>
            <w:sz w:val="24"/>
            <w:szCs w:val="24"/>
          </w:rPr>
          <w:delText xml:space="preserve"> pixel to pixel,</w:delText>
        </w:r>
      </w:del>
      <w:r w:rsidR="00E50E6E" w:rsidRPr="00164040">
        <w:rPr>
          <w:rFonts w:ascii="Times New Roman" w:hAnsi="Times New Roman" w:cs="Times New Roman"/>
          <w:sz w:val="24"/>
          <w:szCs w:val="24"/>
        </w:rPr>
        <w:t xml:space="preserve"> will have </w:t>
      </w:r>
      <w:ins w:id="49" w:author="DELL" w:date="2012-07-11T10:22:00Z">
        <w:r w:rsidR="00DF5B2F">
          <w:rPr>
            <w:rFonts w:ascii="Times New Roman" w:hAnsi="Times New Roman" w:cs="Times New Roman"/>
            <w:sz w:val="24"/>
            <w:szCs w:val="24"/>
          </w:rPr>
          <w:t xml:space="preserve">an </w:t>
        </w:r>
      </w:ins>
      <w:r w:rsidR="00E50E6E" w:rsidRPr="00164040">
        <w:rPr>
          <w:rFonts w:ascii="Times New Roman" w:hAnsi="Times New Roman" w:cs="Times New Roman"/>
          <w:sz w:val="24"/>
          <w:szCs w:val="24"/>
        </w:rPr>
        <w:t>autocorrelation value</w:t>
      </w:r>
      <w:ins w:id="50" w:author="DELL" w:date="2012-07-11T10:21:00Z">
        <w:r w:rsidR="00DF5B2F">
          <w:rPr>
            <w:rFonts w:ascii="Times New Roman" w:hAnsi="Times New Roman" w:cs="Times New Roman"/>
            <w:sz w:val="24"/>
            <w:szCs w:val="24"/>
          </w:rPr>
          <w:t xml:space="preserve"> of</w:t>
        </w:r>
      </w:ins>
      <w:r w:rsidR="00E50E6E" w:rsidRPr="00164040">
        <w:rPr>
          <w:rFonts w:ascii="Times New Roman" w:hAnsi="Times New Roman" w:cs="Times New Roman"/>
          <w:sz w:val="24"/>
          <w:szCs w:val="24"/>
        </w:rPr>
        <w:t xml:space="preserve"> ‘1’ while those with no pixel matching, will have</w:t>
      </w:r>
      <w:ins w:id="51" w:author="DELL" w:date="2012-07-11T10:22:00Z">
        <w:r w:rsidR="00DF5B2F">
          <w:rPr>
            <w:rFonts w:ascii="Times New Roman" w:hAnsi="Times New Roman" w:cs="Times New Roman"/>
            <w:sz w:val="24"/>
            <w:szCs w:val="24"/>
          </w:rPr>
          <w:t xml:space="preserve"> an</w:t>
        </w:r>
      </w:ins>
      <w:r w:rsidR="00E50E6E" w:rsidRPr="00164040">
        <w:rPr>
          <w:rFonts w:ascii="Times New Roman" w:hAnsi="Times New Roman" w:cs="Times New Roman"/>
          <w:sz w:val="24"/>
          <w:szCs w:val="24"/>
        </w:rPr>
        <w:t xml:space="preserve"> autocorrelation value</w:t>
      </w:r>
      <w:ins w:id="52" w:author="DELL" w:date="2012-07-11T10:22:00Z">
        <w:r w:rsidR="00DF5B2F">
          <w:rPr>
            <w:rFonts w:ascii="Times New Roman" w:hAnsi="Times New Roman" w:cs="Times New Roman"/>
            <w:sz w:val="24"/>
            <w:szCs w:val="24"/>
          </w:rPr>
          <w:t xml:space="preserve"> of</w:t>
        </w:r>
      </w:ins>
      <w:r w:rsidR="00E50E6E" w:rsidRPr="00164040">
        <w:rPr>
          <w:rFonts w:ascii="Times New Roman" w:hAnsi="Times New Roman" w:cs="Times New Roman"/>
          <w:sz w:val="24"/>
          <w:szCs w:val="24"/>
        </w:rPr>
        <w:t xml:space="preserve"> ‘0’. </w:t>
      </w:r>
      <w:ins w:id="53" w:author="DELL" w:date="2012-07-11T10:22:00Z">
        <w:r w:rsidR="00DF5B2F">
          <w:rPr>
            <w:rFonts w:ascii="Times New Roman" w:hAnsi="Times New Roman" w:cs="Times New Roman"/>
            <w:sz w:val="24"/>
            <w:szCs w:val="24"/>
          </w:rPr>
          <w:t>For other conditions</w:t>
        </w:r>
      </w:ins>
      <w:del w:id="54" w:author="DELL" w:date="2012-07-11T10:22:00Z">
        <w:r w:rsidR="00E50E6E" w:rsidRPr="00164040" w:rsidDel="00DF5B2F">
          <w:rPr>
            <w:rFonts w:ascii="Times New Roman" w:hAnsi="Times New Roman" w:cs="Times New Roman"/>
            <w:sz w:val="24"/>
            <w:szCs w:val="24"/>
          </w:rPr>
          <w:delText>Others</w:delText>
        </w:r>
      </w:del>
      <w:ins w:id="55" w:author="DELL" w:date="2012-07-11T10:22:00Z">
        <w:r w:rsidR="00DF5B2F">
          <w:rPr>
            <w:rFonts w:ascii="Times New Roman" w:hAnsi="Times New Roman" w:cs="Times New Roman"/>
            <w:sz w:val="24"/>
            <w:szCs w:val="24"/>
          </w:rPr>
          <w:t xml:space="preserve"> the autocorrelation</w:t>
        </w:r>
      </w:ins>
      <w:r w:rsidR="00E50E6E" w:rsidRPr="00164040">
        <w:rPr>
          <w:rFonts w:ascii="Times New Roman" w:hAnsi="Times New Roman" w:cs="Times New Roman"/>
          <w:sz w:val="24"/>
          <w:szCs w:val="24"/>
        </w:rPr>
        <w:t xml:space="preserve"> will hav</w:t>
      </w:r>
      <w:r w:rsidR="00F12A13" w:rsidRPr="00164040">
        <w:rPr>
          <w:rFonts w:ascii="Times New Roman" w:hAnsi="Times New Roman" w:cs="Times New Roman"/>
          <w:sz w:val="24"/>
          <w:szCs w:val="24"/>
        </w:rPr>
        <w:t xml:space="preserve">e values </w:t>
      </w:r>
      <w:del w:id="56" w:author="DELL" w:date="2012-07-11T10:22:00Z">
        <w:r w:rsidR="00F12A13" w:rsidRPr="00164040" w:rsidDel="00DF5B2F">
          <w:rPr>
            <w:rFonts w:ascii="Times New Roman" w:hAnsi="Times New Roman" w:cs="Times New Roman"/>
            <w:sz w:val="24"/>
            <w:szCs w:val="24"/>
          </w:rPr>
          <w:delText xml:space="preserve">lying </w:delText>
        </w:r>
      </w:del>
      <w:r w:rsidR="00F12A13" w:rsidRPr="00164040">
        <w:rPr>
          <w:rFonts w:ascii="Times New Roman" w:hAnsi="Times New Roman" w:cs="Times New Roman"/>
          <w:sz w:val="24"/>
          <w:szCs w:val="24"/>
        </w:rPr>
        <w:t xml:space="preserve">between 0 and 1. By calculating the autocorrelation coefficient of the </w:t>
      </w:r>
      <w:commentRangeStart w:id="57"/>
      <w:r w:rsidR="00F12A13" w:rsidRPr="00164040">
        <w:rPr>
          <w:rFonts w:ascii="Times New Roman" w:hAnsi="Times New Roman" w:cs="Times New Roman"/>
          <w:sz w:val="24"/>
          <w:szCs w:val="24"/>
        </w:rPr>
        <w:t xml:space="preserve">base strip </w:t>
      </w:r>
      <w:commentRangeEnd w:id="57"/>
      <w:r w:rsidR="00264558">
        <w:rPr>
          <w:rStyle w:val="CommentReference"/>
        </w:rPr>
        <w:commentReference w:id="57"/>
      </w:r>
      <w:r w:rsidR="00F12A13" w:rsidRPr="00164040">
        <w:rPr>
          <w:rFonts w:ascii="Times New Roman" w:hAnsi="Times New Roman" w:cs="Times New Roman"/>
          <w:sz w:val="24"/>
          <w:szCs w:val="24"/>
        </w:rPr>
        <w:t>(1</w:t>
      </w:r>
      <w:r w:rsidR="00F12A13" w:rsidRPr="00164040">
        <w:rPr>
          <w:rFonts w:ascii="Times New Roman" w:hAnsi="Times New Roman" w:cs="Times New Roman"/>
          <w:sz w:val="24"/>
          <w:szCs w:val="24"/>
          <w:vertAlign w:val="superscript"/>
        </w:rPr>
        <w:t>st</w:t>
      </w:r>
      <w:r w:rsidR="00F12A13" w:rsidRPr="00164040">
        <w:rPr>
          <w:rFonts w:ascii="Times New Roman" w:hAnsi="Times New Roman" w:cs="Times New Roman"/>
          <w:sz w:val="24"/>
          <w:szCs w:val="24"/>
        </w:rPr>
        <w:t xml:space="preserve"> image) with other strips (2</w:t>
      </w:r>
      <w:r w:rsidR="00F12A13" w:rsidRPr="00164040">
        <w:rPr>
          <w:rFonts w:ascii="Times New Roman" w:hAnsi="Times New Roman" w:cs="Times New Roman"/>
          <w:sz w:val="24"/>
          <w:szCs w:val="24"/>
          <w:vertAlign w:val="superscript"/>
        </w:rPr>
        <w:t>nd</w:t>
      </w:r>
      <w:r w:rsidR="00F12A13" w:rsidRPr="00164040">
        <w:rPr>
          <w:rFonts w:ascii="Times New Roman" w:hAnsi="Times New Roman" w:cs="Times New Roman"/>
          <w:sz w:val="24"/>
          <w:szCs w:val="24"/>
        </w:rPr>
        <w:t xml:space="preserve"> image), a comparison is being made between the images. The strip for which autocorrelation coefficient with the base strip is above a given threshold, is the strip which gives the point where the overlap ends. The pixels to the left of this strip including this strip are then cropped out, and the remaining portion is concatenated with the first image.</w:t>
      </w: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2D6CF7" w:rsidRPr="00164040" w:rsidRDefault="002D6CF7" w:rsidP="00E153B7">
      <w:pPr>
        <w:autoSpaceDE w:val="0"/>
        <w:autoSpaceDN w:val="0"/>
        <w:adjustRightInd w:val="0"/>
        <w:spacing w:after="0" w:line="240" w:lineRule="auto"/>
        <w:jc w:val="both"/>
        <w:rPr>
          <w:rFonts w:ascii="Times New Roman" w:hAnsi="Times New Roman" w:cs="Times New Roman"/>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u w:val="single"/>
        </w:rPr>
      </w:pPr>
      <w:r w:rsidRPr="00164040">
        <w:rPr>
          <w:rFonts w:ascii="Times New Roman" w:hAnsi="Times New Roman" w:cs="Times New Roman"/>
          <w:color w:val="000000"/>
          <w:sz w:val="24"/>
          <w:szCs w:val="24"/>
          <w:u w:val="single"/>
        </w:rPr>
        <w:t xml:space="preserve">Algorithm </w:t>
      </w:r>
    </w:p>
    <w:p w:rsidR="002D6CF7" w:rsidRPr="00164040" w:rsidRDefault="002D6CF7" w:rsidP="00E153B7">
      <w:pPr>
        <w:autoSpaceDE w:val="0"/>
        <w:autoSpaceDN w:val="0"/>
        <w:adjustRightInd w:val="0"/>
        <w:spacing w:after="0" w:line="240" w:lineRule="auto"/>
        <w:jc w:val="both"/>
        <w:rPr>
          <w:rFonts w:ascii="Times New Roman" w:hAnsi="Times New Roman" w:cs="Times New Roman"/>
          <w:color w:val="000000"/>
          <w:sz w:val="24"/>
          <w:szCs w:val="24"/>
        </w:rPr>
      </w:pPr>
    </w:p>
    <w:p w:rsidR="00266938"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Both images </w:t>
      </w:r>
      <w:commentRangeStart w:id="58"/>
      <w:r w:rsidRPr="00164040">
        <w:rPr>
          <w:rFonts w:ascii="Times New Roman" w:hAnsi="Times New Roman" w:cs="Times New Roman"/>
          <w:color w:val="000000"/>
          <w:sz w:val="24"/>
          <w:szCs w:val="24"/>
        </w:rPr>
        <w:t xml:space="preserve">I and J </w:t>
      </w:r>
      <w:commentRangeEnd w:id="58"/>
      <w:r w:rsidR="00264558">
        <w:rPr>
          <w:rStyle w:val="CommentReference"/>
        </w:rPr>
        <w:commentReference w:id="58"/>
      </w:r>
      <w:r w:rsidRPr="00164040">
        <w:rPr>
          <w:rFonts w:ascii="Times New Roman" w:hAnsi="Times New Roman" w:cs="Times New Roman"/>
          <w:color w:val="000000"/>
          <w:sz w:val="24"/>
          <w:szCs w:val="24"/>
        </w:rPr>
        <w:t>are converted to grayscale as the correlation function works on 1-D and 2-D arrays.</w:t>
      </w:r>
      <w:r w:rsidR="00CF6C48">
        <w:rPr>
          <w:rFonts w:ascii="Times New Roman" w:hAnsi="Times New Roman" w:cs="Times New Roman"/>
          <w:color w:val="000000"/>
          <w:sz w:val="24"/>
          <w:szCs w:val="24"/>
        </w:rPr>
        <w:t xml:space="preserve"> Initially,</w:t>
      </w:r>
      <w:r w:rsidR="00266938" w:rsidRPr="00164040">
        <w:rPr>
          <w:rFonts w:ascii="Times New Roman" w:hAnsi="Times New Roman" w:cs="Times New Roman"/>
          <w:color w:val="000000"/>
          <w:sz w:val="24"/>
          <w:szCs w:val="24"/>
        </w:rPr>
        <w:t xml:space="preserve"> </w:t>
      </w:r>
      <w:commentRangeStart w:id="59"/>
      <w:r w:rsidR="00266938" w:rsidRPr="00164040">
        <w:rPr>
          <w:rFonts w:ascii="Times New Roman" w:hAnsi="Times New Roman" w:cs="Times New Roman"/>
          <w:color w:val="000000"/>
          <w:sz w:val="24"/>
          <w:szCs w:val="24"/>
        </w:rPr>
        <w:t>D</w:t>
      </w:r>
      <w:r w:rsidR="00CF6C48">
        <w:rPr>
          <w:rFonts w:ascii="Times New Roman" w:hAnsi="Times New Roman" w:cs="Times New Roman"/>
          <w:color w:val="000000"/>
          <w:sz w:val="24"/>
          <w:szCs w:val="24"/>
        </w:rPr>
        <w:t>WT</w:t>
      </w:r>
      <w:commentRangeEnd w:id="59"/>
      <w:r w:rsidR="00264558">
        <w:rPr>
          <w:rStyle w:val="CommentReference"/>
        </w:rPr>
        <w:commentReference w:id="59"/>
      </w:r>
      <w:r w:rsidR="00266938" w:rsidRPr="00164040">
        <w:rPr>
          <w:rFonts w:ascii="Times New Roman" w:hAnsi="Times New Roman" w:cs="Times New Roman"/>
          <w:color w:val="000000"/>
          <w:sz w:val="24"/>
          <w:szCs w:val="24"/>
        </w:rPr>
        <w:t xml:space="preserve"> decomposition</w:t>
      </w:r>
      <w:r w:rsidR="00CF6C48">
        <w:rPr>
          <w:rFonts w:ascii="Times New Roman" w:hAnsi="Times New Roman" w:cs="Times New Roman"/>
          <w:color w:val="000000"/>
          <w:sz w:val="24"/>
          <w:szCs w:val="24"/>
        </w:rPr>
        <w:t xml:space="preserve"> technique was used</w:t>
      </w:r>
      <w:r w:rsidR="00266938" w:rsidRPr="00164040">
        <w:rPr>
          <w:rFonts w:ascii="Times New Roman" w:hAnsi="Times New Roman" w:cs="Times New Roman"/>
          <w:color w:val="000000"/>
          <w:sz w:val="24"/>
          <w:szCs w:val="24"/>
        </w:rPr>
        <w:t xml:space="preserve"> to get decomposed images</w:t>
      </w:r>
      <w:r w:rsidR="00CF6C48">
        <w:rPr>
          <w:rFonts w:ascii="Times New Roman" w:hAnsi="Times New Roman" w:cs="Times New Roman"/>
          <w:color w:val="000000"/>
          <w:sz w:val="24"/>
          <w:szCs w:val="24"/>
        </w:rPr>
        <w:t xml:space="preserve"> which would then be used for comparison</w:t>
      </w:r>
      <w:r w:rsidR="00266938" w:rsidRPr="00164040">
        <w:rPr>
          <w:rFonts w:ascii="Times New Roman" w:hAnsi="Times New Roman" w:cs="Times New Roman"/>
          <w:color w:val="000000"/>
          <w:sz w:val="24"/>
          <w:szCs w:val="24"/>
        </w:rPr>
        <w:t>.</w:t>
      </w:r>
      <w:r w:rsidR="00CF6C48">
        <w:rPr>
          <w:rFonts w:ascii="Times New Roman" w:hAnsi="Times New Roman" w:cs="Times New Roman"/>
          <w:color w:val="000000"/>
          <w:sz w:val="24"/>
          <w:szCs w:val="24"/>
        </w:rPr>
        <w:t xml:space="preserve"> This method </w:t>
      </w:r>
      <w:del w:id="60" w:author="DELL" w:date="2012-07-11T10:25:00Z">
        <w:r w:rsidR="00CF6C48" w:rsidDel="00925CD5">
          <w:rPr>
            <w:rFonts w:ascii="Times New Roman" w:hAnsi="Times New Roman" w:cs="Times New Roman"/>
            <w:color w:val="000000"/>
            <w:sz w:val="24"/>
            <w:szCs w:val="24"/>
          </w:rPr>
          <w:delText xml:space="preserve">would </w:delText>
        </w:r>
      </w:del>
      <w:r w:rsidR="00CF6C48">
        <w:rPr>
          <w:rFonts w:ascii="Times New Roman" w:hAnsi="Times New Roman" w:cs="Times New Roman"/>
          <w:color w:val="000000"/>
          <w:sz w:val="24"/>
          <w:szCs w:val="24"/>
        </w:rPr>
        <w:t>decrease</w:t>
      </w:r>
      <w:ins w:id="61" w:author="DELL" w:date="2012-07-11T10:25:00Z">
        <w:r w:rsidR="00925CD5">
          <w:rPr>
            <w:rFonts w:ascii="Times New Roman" w:hAnsi="Times New Roman" w:cs="Times New Roman"/>
            <w:color w:val="000000"/>
            <w:sz w:val="24"/>
            <w:szCs w:val="24"/>
          </w:rPr>
          <w:t>d</w:t>
        </w:r>
      </w:ins>
      <w:r w:rsidR="00CF6C48">
        <w:rPr>
          <w:rFonts w:ascii="Times New Roman" w:hAnsi="Times New Roman" w:cs="Times New Roman"/>
          <w:color w:val="000000"/>
          <w:sz w:val="24"/>
          <w:szCs w:val="24"/>
        </w:rPr>
        <w:t xml:space="preserve"> the computation time but was inaccurate at times.</w:t>
      </w:r>
    </w:p>
    <w:p w:rsidR="00266938" w:rsidRPr="00164040" w:rsidRDefault="00266938" w:rsidP="00E153B7">
      <w:pPr>
        <w:autoSpaceDE w:val="0"/>
        <w:autoSpaceDN w:val="0"/>
        <w:adjustRightInd w:val="0"/>
        <w:spacing w:after="0" w:line="240" w:lineRule="auto"/>
        <w:jc w:val="both"/>
        <w:rPr>
          <w:rFonts w:ascii="Times New Roman" w:hAnsi="Times New Roman" w:cs="Times New Roman"/>
          <w:color w:val="000000"/>
          <w:sz w:val="24"/>
          <w:szCs w:val="24"/>
        </w:rPr>
      </w:pPr>
    </w:p>
    <w:p w:rsidR="00405731" w:rsidRPr="00164040" w:rsidRDefault="00405731" w:rsidP="00E153B7">
      <w:pPr>
        <w:autoSpaceDE w:val="0"/>
        <w:autoSpaceDN w:val="0"/>
        <w:adjustRightInd w:val="0"/>
        <w:spacing w:after="0" w:line="240" w:lineRule="auto"/>
        <w:jc w:val="both"/>
        <w:rPr>
          <w:rFonts w:ascii="Times New Roman" w:hAnsi="Times New Roman" w:cs="Times New Roman"/>
          <w:color w:val="000000"/>
          <w:sz w:val="24"/>
          <w:szCs w:val="24"/>
        </w:rPr>
      </w:pPr>
    </w:p>
    <w:p w:rsidR="00266938" w:rsidRDefault="00405731"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lastRenderedPageBreak/>
        <w:t xml:space="preserve">  </w:t>
      </w:r>
      <w:r w:rsidRPr="00164040">
        <w:rPr>
          <w:rFonts w:ascii="Times New Roman" w:hAnsi="Times New Roman" w:cs="Times New Roman"/>
          <w:noProof/>
          <w:color w:val="000000"/>
          <w:sz w:val="24"/>
          <w:szCs w:val="24"/>
        </w:rPr>
        <w:drawing>
          <wp:inline distT="0" distB="0" distL="0" distR="0">
            <wp:extent cx="2838450" cy="3705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3705225"/>
                    </a:xfrm>
                    <a:prstGeom prst="rect">
                      <a:avLst/>
                    </a:prstGeom>
                    <a:noFill/>
                    <a:ln>
                      <a:noFill/>
                    </a:ln>
                  </pic:spPr>
                </pic:pic>
              </a:graphicData>
            </a:graphic>
          </wp:inline>
        </w:drawing>
      </w:r>
      <w:r w:rsidRPr="00164040">
        <w:rPr>
          <w:rFonts w:ascii="Times New Roman" w:hAnsi="Times New Roman" w:cs="Times New Roman"/>
          <w:noProof/>
          <w:color w:val="000000"/>
          <w:sz w:val="24"/>
          <w:szCs w:val="24"/>
        </w:rPr>
        <w:drawing>
          <wp:inline distT="0" distB="0" distL="0" distR="0">
            <wp:extent cx="3381375" cy="3705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3705225"/>
                    </a:xfrm>
                    <a:prstGeom prst="rect">
                      <a:avLst/>
                    </a:prstGeom>
                    <a:noFill/>
                    <a:ln>
                      <a:noFill/>
                    </a:ln>
                  </pic:spPr>
                </pic:pic>
              </a:graphicData>
            </a:graphic>
          </wp:inline>
        </w:drawing>
      </w:r>
    </w:p>
    <w:p w:rsidR="00CF6C48" w:rsidRPr="00164040"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Image 1 (I)                                                               Image 2 (J)</w:t>
      </w:r>
    </w:p>
    <w:p w:rsidR="00CF6C48"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The base strip comprising last 5 </w:t>
      </w:r>
      <w:commentRangeStart w:id="62"/>
      <w:r w:rsidRPr="00164040">
        <w:rPr>
          <w:rFonts w:ascii="Times New Roman" w:hAnsi="Times New Roman" w:cs="Times New Roman"/>
          <w:color w:val="000000"/>
          <w:sz w:val="24"/>
          <w:szCs w:val="24"/>
        </w:rPr>
        <w:t xml:space="preserve">horizontal </w:t>
      </w:r>
      <w:commentRangeEnd w:id="62"/>
      <w:r w:rsidR="00925CD5">
        <w:rPr>
          <w:rStyle w:val="CommentReference"/>
        </w:rPr>
        <w:commentReference w:id="62"/>
      </w:r>
      <w:r w:rsidRPr="00164040">
        <w:rPr>
          <w:rFonts w:ascii="Times New Roman" w:hAnsi="Times New Roman" w:cs="Times New Roman"/>
          <w:color w:val="000000"/>
          <w:sz w:val="24"/>
          <w:szCs w:val="24"/>
        </w:rPr>
        <w:t>pixels is stored in a dummy varaiable ‘test’.</w:t>
      </w:r>
    </w:p>
    <w:p w:rsidR="00BA15D1" w:rsidRPr="00164040" w:rsidRDefault="00BA15D1" w:rsidP="00E153B7">
      <w:pPr>
        <w:autoSpaceDE w:val="0"/>
        <w:autoSpaceDN w:val="0"/>
        <w:adjustRightInd w:val="0"/>
        <w:spacing w:after="0" w:line="240" w:lineRule="auto"/>
        <w:jc w:val="both"/>
        <w:rPr>
          <w:rFonts w:ascii="Times New Roman" w:hAnsi="Times New Roman" w:cs="Times New Roman"/>
          <w:color w:val="000000"/>
          <w:sz w:val="24"/>
          <w:szCs w:val="24"/>
        </w:rPr>
      </w:pPr>
    </w:p>
    <w:p w:rsidR="00BA15D1" w:rsidRPr="00164040" w:rsidRDefault="00BA15D1"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Considering that at same horizontal plane</w:t>
      </w:r>
      <w:r w:rsidRPr="00164040">
        <w:rPr>
          <w:rFonts w:ascii="Times New Roman" w:hAnsi="Times New Roman" w:cs="Times New Roman"/>
          <w:noProof/>
          <w:color w:val="000000"/>
          <w:sz w:val="24"/>
          <w:szCs w:val="24"/>
        </w:rPr>
        <w:drawing>
          <wp:inline distT="0" distB="0" distL="0" distR="0">
            <wp:extent cx="1590675" cy="4629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0675" cy="4629150"/>
                    </a:xfrm>
                    <a:prstGeom prst="rect">
                      <a:avLst/>
                    </a:prstGeom>
                    <a:noFill/>
                    <a:ln>
                      <a:noFill/>
                    </a:ln>
                  </pic:spPr>
                </pic:pic>
              </a:graphicData>
            </a:graphic>
          </wp:inline>
        </w:drawing>
      </w:r>
    </w:p>
    <w:p w:rsidR="00A32A05" w:rsidRPr="00164040" w:rsidRDefault="00A32A05"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lastRenderedPageBreak/>
        <w:t>‘test’ is compared with the array starting from ‘set’ to the next 5 pixels.</w:t>
      </w:r>
    </w:p>
    <w:p w:rsidR="00BA15D1" w:rsidRPr="00164040"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rect id="Rectangle 31" o:spid="_x0000_s1052" style="position:absolute;left:0;text-align:left;margin-left:90.75pt;margin-top:.1pt;width:4.5pt;height:279.75pt;z-index:251684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" filled="f" strokecolor="#243f60 [1604]" strokeweight="2pt">
            <v:stroke linestyle="thinThin"/>
          </v:rect>
        </w:pict>
      </w:r>
      <w:r>
        <w:rPr>
          <w:rFonts w:ascii="Times New Roman" w:hAnsi="Times New Roman" w:cs="Times New Roman"/>
          <w:noProof/>
          <w:color w:val="000000"/>
          <w:sz w:val="24"/>
          <w:szCs w:val="24"/>
        </w:rPr>
        <w:pict>
          <v:rect id="Rectangle 30" o:spid="_x0000_s1051" style="position:absolute;left:0;text-align:left;margin-left:78.75pt;margin-top:.1pt;width:4.5pt;height:279.75pt;z-index:25168281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" filled="f" strokecolor="#243f60 [1604]" strokeweight="2pt">
            <v:stroke linestyle="thinThin"/>
          </v:rect>
        </w:pict>
      </w:r>
      <w:r>
        <w:rPr>
          <w:rFonts w:ascii="Times New Roman" w:hAnsi="Times New Roman" w:cs="Times New Roman"/>
          <w:noProof/>
          <w:color w:val="000000"/>
          <w:sz w:val="24"/>
          <w:szCs w:val="24"/>
        </w:rPr>
        <w:pict>
          <v:rect id="Rectangle 29" o:spid="_x0000_s1050" style="position:absolute;left:0;text-align:left;margin-left:66pt;margin-top:.1pt;width:4.5pt;height:279.75pt;z-index:251680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" filled="f" strokecolor="#243f60 [1604]" strokeweight="2pt">
            <v:stroke linestyle="thinThin"/>
          </v:rect>
        </w:pict>
      </w:r>
      <w:r w:rsidR="00BA15D1" w:rsidRPr="00164040">
        <w:rPr>
          <w:rFonts w:ascii="Times New Roman" w:hAnsi="Times New Roman" w:cs="Times New Roman"/>
          <w:noProof/>
          <w:color w:val="000000"/>
          <w:sz w:val="24"/>
          <w:szCs w:val="24"/>
        </w:rPr>
        <w:drawing>
          <wp:inline distT="0" distB="0" distL="0" distR="0">
            <wp:extent cx="3381375" cy="3705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3705225"/>
                    </a:xfrm>
                    <a:prstGeom prst="rect">
                      <a:avLst/>
                    </a:prstGeom>
                    <a:noFill/>
                    <a:ln>
                      <a:noFill/>
                    </a:ln>
                  </pic:spPr>
                </pic:pic>
              </a:graphicData>
            </a:graphic>
          </wp:inline>
        </w:drawing>
      </w:r>
    </w:p>
    <w:p w:rsidR="00BA15D1" w:rsidRPr="00164040"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Straight Arrow Connector 32" o:spid="_x0000_s1049" type="#_x0000_t32" style="position:absolute;left:0;text-align:left;margin-left:55.5pt;margin-top:.1pt;width:61.5pt;height:0;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dj0QEAAP4DAAAOAAAAZHJzL2Uyb0RvYy54bWysU9uO0zAQfUfiHyy/0yRFwCp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" strokecolor="#4579b8 [3044]">
            <v:stroke endarrow="open"/>
          </v:shape>
        </w:pic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   </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164040">
        <w:rPr>
          <w:rFonts w:ascii="Times New Roman" w:hAnsi="Times New Roman" w:cs="Times New Roman"/>
          <w:color w:val="000000"/>
          <w:sz w:val="24"/>
          <w:szCs w:val="24"/>
        </w:rPr>
        <w:t xml:space="preserve">           Comparison with moving strip towards right.</w:t>
      </w:r>
    </w:p>
    <w:p w:rsidR="00A32A05" w:rsidRPr="00CF6C48"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Comaprison is done using </w:t>
      </w:r>
      <w:r w:rsidR="00A32A05" w:rsidRPr="00164040">
        <w:rPr>
          <w:rFonts w:ascii="Times New Roman" w:hAnsi="Times New Roman" w:cs="Times New Roman"/>
          <w:color w:val="000000"/>
          <w:sz w:val="24"/>
          <w:szCs w:val="24"/>
        </w:rPr>
        <w:t>correlation function ‘</w:t>
      </w:r>
      <w:commentRangeStart w:id="63"/>
      <w:r w:rsidR="00A32A05" w:rsidRPr="00164040">
        <w:rPr>
          <w:rFonts w:ascii="Times New Roman" w:hAnsi="Times New Roman" w:cs="Times New Roman"/>
          <w:color w:val="000000"/>
          <w:sz w:val="24"/>
          <w:szCs w:val="24"/>
        </w:rPr>
        <w:t>corr2</w:t>
      </w:r>
      <w:commentRangeEnd w:id="63"/>
      <w:r w:rsidR="001B38A0">
        <w:rPr>
          <w:rStyle w:val="CommentReference"/>
        </w:rPr>
        <w:commentReference w:id="63"/>
      </w:r>
      <w:r w:rsidR="00A32A05" w:rsidRPr="00164040">
        <w:rPr>
          <w:rFonts w:ascii="Times New Roman" w:hAnsi="Times New Roman" w:cs="Times New Roman"/>
          <w:color w:val="000000"/>
          <w:sz w:val="24"/>
          <w:szCs w:val="24"/>
        </w:rPr>
        <w:t>’</w:t>
      </w:r>
      <w:commentRangeStart w:id="64"/>
      <w:r w:rsidR="00A32A05" w:rsidRPr="00164040">
        <w:rPr>
          <w:rFonts w:ascii="Times New Roman" w:hAnsi="Times New Roman" w:cs="Times New Roman"/>
          <w:color w:val="000000"/>
          <w:sz w:val="24"/>
          <w:szCs w:val="24"/>
        </w:rPr>
        <w:t>. If the value is more than a threshold value then the point where overlap ends has been found.</w:t>
      </w:r>
      <w:commentRangeEnd w:id="64"/>
      <w:r w:rsidR="001B38A0">
        <w:rPr>
          <w:rStyle w:val="CommentReference"/>
        </w:rPr>
        <w:commentReference w:id="64"/>
      </w:r>
      <w:r>
        <w:rPr>
          <w:rFonts w:ascii="Times New Roman" w:hAnsi="Times New Roman" w:cs="Times New Roman"/>
          <w:color w:val="000000"/>
          <w:sz w:val="24"/>
          <w:szCs w:val="24"/>
        </w:rPr>
        <w:t xml:space="preserve"> </w:t>
      </w:r>
      <w:r w:rsidR="00634F94" w:rsidRPr="00164040">
        <w:rPr>
          <w:rFonts w:ascii="Times New Roman" w:hAnsi="Times New Roman" w:cs="Times New Roman"/>
          <w:color w:val="000000"/>
          <w:sz w:val="24"/>
          <w:szCs w:val="24"/>
        </w:rPr>
        <w:t>If at this vertical level,</w:t>
      </w:r>
      <w:ins w:id="65" w:author="DELL" w:date="2012-07-11T10:28:00Z">
        <w:r w:rsidR="001B38A0">
          <w:rPr>
            <w:rFonts w:ascii="Times New Roman" w:hAnsi="Times New Roman" w:cs="Times New Roman"/>
            <w:color w:val="000000"/>
            <w:sz w:val="24"/>
            <w:szCs w:val="24"/>
          </w:rPr>
          <w:t xml:space="preserve"> </w:t>
        </w:r>
      </w:ins>
      <w:r w:rsidR="00634F94" w:rsidRPr="00164040">
        <w:rPr>
          <w:rFonts w:ascii="Times New Roman" w:hAnsi="Times New Roman" w:cs="Times New Roman"/>
          <w:color w:val="000000"/>
          <w:sz w:val="24"/>
          <w:szCs w:val="24"/>
        </w:rPr>
        <w:t xml:space="preserve">match could not be found out then test is moved </w:t>
      </w:r>
      <w:commentRangeStart w:id="66"/>
      <w:r w:rsidR="00634F94" w:rsidRPr="00164040">
        <w:rPr>
          <w:rFonts w:ascii="Times New Roman" w:hAnsi="Times New Roman" w:cs="Times New Roman"/>
          <w:color w:val="000000"/>
          <w:sz w:val="24"/>
          <w:szCs w:val="24"/>
        </w:rPr>
        <w:t>up and 2</w:t>
      </w:r>
      <w:r w:rsidR="00634F94" w:rsidRPr="00164040">
        <w:rPr>
          <w:rFonts w:ascii="Times New Roman" w:hAnsi="Times New Roman" w:cs="Times New Roman"/>
          <w:color w:val="000000"/>
          <w:sz w:val="24"/>
          <w:szCs w:val="24"/>
          <w:vertAlign w:val="superscript"/>
        </w:rPr>
        <w:t>nd</w:t>
      </w:r>
      <w:r w:rsidR="00634F94" w:rsidRPr="00164040">
        <w:rPr>
          <w:rFonts w:ascii="Times New Roman" w:hAnsi="Times New Roman" w:cs="Times New Roman"/>
          <w:color w:val="000000"/>
          <w:sz w:val="24"/>
          <w:szCs w:val="24"/>
        </w:rPr>
        <w:t xml:space="preserve"> image is moved down </w:t>
      </w:r>
      <w:commentRangeEnd w:id="66"/>
      <w:r w:rsidR="001B38A0">
        <w:rPr>
          <w:rStyle w:val="CommentReference"/>
        </w:rPr>
        <w:commentReference w:id="66"/>
      </w:r>
      <w:r w:rsidR="00634F94" w:rsidRPr="00164040">
        <w:rPr>
          <w:rFonts w:ascii="Times New Roman" w:hAnsi="Times New Roman" w:cs="Times New Roman"/>
          <w:color w:val="000000"/>
          <w:sz w:val="24"/>
          <w:szCs w:val="24"/>
        </w:rPr>
        <w:t>to compare</w:t>
      </w:r>
      <w:r w:rsidR="00A32A05" w:rsidRPr="0016404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634F94" w:rsidRPr="00164040">
        <w:rPr>
          <w:rFonts w:ascii="Times New Roman" w:hAnsi="Times New Roman" w:cs="Times New Roman"/>
          <w:sz w:val="24"/>
          <w:szCs w:val="24"/>
        </w:rPr>
        <w:t>In case match is found then image</w:t>
      </w:r>
      <w:r>
        <w:rPr>
          <w:rFonts w:ascii="Times New Roman" w:hAnsi="Times New Roman" w:cs="Times New Roman"/>
          <w:sz w:val="24"/>
          <w:szCs w:val="24"/>
        </w:rPr>
        <w:t xml:space="preserve"> are combined.</w:t>
      </w:r>
    </w:p>
    <w:p w:rsidR="00E41BDA" w:rsidRPr="00164040" w:rsidRDefault="00E41BDA"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noProof/>
          <w:sz w:val="24"/>
          <w:szCs w:val="24"/>
        </w:rPr>
        <w:lastRenderedPageBreak/>
        <w:drawing>
          <wp:inline distT="0" distB="0" distL="0" distR="0">
            <wp:extent cx="6098825" cy="4295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08108" cy="4302313"/>
                    </a:xfrm>
                    <a:prstGeom prst="rect">
                      <a:avLst/>
                    </a:prstGeom>
                  </pic:spPr>
                </pic:pic>
              </a:graphicData>
            </a:graphic>
          </wp:inline>
        </w:drawing>
      </w:r>
    </w:p>
    <w:p w:rsidR="00F12A13" w:rsidRDefault="00F12A13"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 xml:space="preserve"> </w:t>
      </w:r>
      <w:r w:rsidR="00CF6C48">
        <w:rPr>
          <w:rFonts w:ascii="Times New Roman" w:hAnsi="Times New Roman" w:cs="Times New Roman"/>
          <w:sz w:val="24"/>
          <w:szCs w:val="24"/>
        </w:rPr>
        <w:t xml:space="preserve">                                                              Resulting Image</w:t>
      </w:r>
    </w:p>
    <w:p w:rsidR="00CF6C48" w:rsidRPr="00164040" w:rsidRDefault="00CF6C48" w:rsidP="00E153B7">
      <w:pPr>
        <w:autoSpaceDE w:val="0"/>
        <w:autoSpaceDN w:val="0"/>
        <w:adjustRightInd w:val="0"/>
        <w:spacing w:after="0" w:line="240" w:lineRule="auto"/>
        <w:jc w:val="both"/>
        <w:rPr>
          <w:rFonts w:ascii="Times New Roman" w:hAnsi="Times New Roman" w:cs="Times New Roman"/>
          <w:sz w:val="24"/>
          <w:szCs w:val="24"/>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Features</w:t>
      </w:r>
      <w:r w:rsidR="00CF6C48">
        <w:rPr>
          <w:rFonts w:ascii="Times New Roman" w:hAnsi="Times New Roman" w:cs="Times New Roman"/>
          <w:sz w:val="24"/>
          <w:szCs w:val="24"/>
        </w:rPr>
        <w:t>:</w:t>
      </w: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1.</w:t>
      </w:r>
      <w:r w:rsidR="00CF6C48">
        <w:rPr>
          <w:rFonts w:ascii="Times New Roman" w:hAnsi="Times New Roman" w:cs="Times New Roman"/>
          <w:sz w:val="24"/>
          <w:szCs w:val="24"/>
        </w:rPr>
        <w:t xml:space="preserve"> </w:t>
      </w:r>
      <w:proofErr w:type="spellStart"/>
      <w:r w:rsidRPr="00164040">
        <w:rPr>
          <w:rFonts w:ascii="Times New Roman" w:hAnsi="Times New Roman" w:cs="Times New Roman"/>
          <w:sz w:val="24"/>
          <w:szCs w:val="24"/>
        </w:rPr>
        <w:t>Rel</w:t>
      </w:r>
      <w:r w:rsidR="00CF6C48">
        <w:rPr>
          <w:rFonts w:ascii="Times New Roman" w:hAnsi="Times New Roman" w:cs="Times New Roman"/>
          <w:sz w:val="24"/>
          <w:szCs w:val="24"/>
        </w:rPr>
        <w:t>etively</w:t>
      </w:r>
      <w:proofErr w:type="spellEnd"/>
      <w:r w:rsidR="00CF6C48">
        <w:rPr>
          <w:rFonts w:ascii="Times New Roman" w:hAnsi="Times New Roman" w:cs="Times New Roman"/>
          <w:sz w:val="24"/>
          <w:szCs w:val="24"/>
        </w:rPr>
        <w:t xml:space="preserve"> </w:t>
      </w:r>
      <w:commentRangeStart w:id="67"/>
      <w:r w:rsidR="00CF6C48">
        <w:rPr>
          <w:rFonts w:ascii="Times New Roman" w:hAnsi="Times New Roman" w:cs="Times New Roman"/>
          <w:sz w:val="24"/>
          <w:szCs w:val="24"/>
        </w:rPr>
        <w:t>lesser computation time.</w:t>
      </w:r>
      <w:commentRangeEnd w:id="67"/>
      <w:r w:rsidR="001B38A0">
        <w:rPr>
          <w:rStyle w:val="CommentReference"/>
        </w:rPr>
        <w:commentReference w:id="67"/>
      </w:r>
    </w:p>
    <w:p w:rsidR="00634F94" w:rsidRPr="00164040" w:rsidRDefault="00634F94" w:rsidP="00E153B7">
      <w:pPr>
        <w:autoSpaceDE w:val="0"/>
        <w:autoSpaceDN w:val="0"/>
        <w:adjustRightInd w:val="0"/>
        <w:spacing w:after="0" w:line="240" w:lineRule="auto"/>
        <w:jc w:val="both"/>
        <w:rPr>
          <w:rFonts w:ascii="Times New Roman" w:hAnsi="Times New Roman" w:cs="Times New Roman"/>
          <w:sz w:val="24"/>
          <w:szCs w:val="24"/>
        </w:rPr>
      </w:pPr>
      <w:r w:rsidRPr="00164040">
        <w:rPr>
          <w:rFonts w:ascii="Times New Roman" w:hAnsi="Times New Roman" w:cs="Times New Roman"/>
          <w:sz w:val="24"/>
          <w:szCs w:val="24"/>
        </w:rPr>
        <w:t>2. Need a seperate calibration program to be written to make it fully automated.</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r w:rsidRPr="00164040">
        <w:rPr>
          <w:rFonts w:ascii="Times New Roman" w:hAnsi="Times New Roman" w:cs="Times New Roman"/>
          <w:color w:val="000000"/>
          <w:sz w:val="20"/>
          <w:szCs w:val="20"/>
        </w:rPr>
        <w:t>(the threshold value need</w:t>
      </w:r>
      <w:r w:rsidR="00CF6C48">
        <w:rPr>
          <w:rFonts w:ascii="Times New Roman" w:hAnsi="Times New Roman" w:cs="Times New Roman"/>
          <w:color w:val="000000"/>
          <w:sz w:val="20"/>
          <w:szCs w:val="20"/>
        </w:rPr>
        <w:t>s</w:t>
      </w:r>
      <w:r w:rsidRPr="00164040">
        <w:rPr>
          <w:rFonts w:ascii="Times New Roman" w:hAnsi="Times New Roman" w:cs="Times New Roman"/>
          <w:color w:val="000000"/>
          <w:sz w:val="20"/>
          <w:szCs w:val="20"/>
        </w:rPr>
        <w:t xml:space="preserve"> to compared with autocorrelation</w:t>
      </w:r>
      <w:r w:rsidR="00CF6C48">
        <w:rPr>
          <w:rFonts w:ascii="Times New Roman" w:hAnsi="Times New Roman" w:cs="Times New Roman"/>
          <w:color w:val="000000"/>
          <w:sz w:val="20"/>
          <w:szCs w:val="20"/>
        </w:rPr>
        <w:t xml:space="preserve"> coefficient obtained</w:t>
      </w:r>
      <w:r w:rsidRPr="00164040">
        <w:rPr>
          <w:rFonts w:ascii="Times New Roman" w:hAnsi="Times New Roman" w:cs="Times New Roman"/>
          <w:color w:val="000000"/>
          <w:sz w:val="20"/>
          <w:szCs w:val="20"/>
        </w:rPr>
        <w:t>)</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CA36C2" w:rsidRDefault="00634F94" w:rsidP="00E153B7">
      <w:pPr>
        <w:autoSpaceDE w:val="0"/>
        <w:autoSpaceDN w:val="0"/>
        <w:adjustRightInd w:val="0"/>
        <w:spacing w:after="0" w:line="240" w:lineRule="auto"/>
        <w:jc w:val="both"/>
        <w:rPr>
          <w:rFonts w:ascii="Times New Roman" w:hAnsi="Times New Roman" w:cs="Times New Roman"/>
          <w:color w:val="000000"/>
          <w:sz w:val="24"/>
          <w:szCs w:val="24"/>
        </w:rPr>
      </w:pPr>
      <w:r w:rsidRPr="00CA36C2">
        <w:rPr>
          <w:rFonts w:ascii="Times New Roman" w:hAnsi="Times New Roman" w:cs="Times New Roman"/>
          <w:color w:val="000000"/>
          <w:sz w:val="24"/>
          <w:szCs w:val="24"/>
        </w:rPr>
        <w:t>References:</w:t>
      </w:r>
    </w:p>
    <w:p w:rsidR="00CF6C48" w:rsidRPr="00CA36C2" w:rsidRDefault="00CF6C48" w:rsidP="00E153B7">
      <w:pPr>
        <w:autoSpaceDE w:val="0"/>
        <w:autoSpaceDN w:val="0"/>
        <w:adjustRightInd w:val="0"/>
        <w:spacing w:after="0" w:line="240" w:lineRule="auto"/>
        <w:jc w:val="both"/>
        <w:rPr>
          <w:rFonts w:ascii="Times New Roman" w:hAnsi="Times New Roman" w:cs="Times New Roman"/>
          <w:color w:val="000000"/>
          <w:sz w:val="24"/>
          <w:szCs w:val="24"/>
        </w:rPr>
      </w:pPr>
    </w:p>
    <w:p w:rsidR="00634F94" w:rsidRPr="00CA36C2"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CA36C2">
        <w:rPr>
          <w:rFonts w:ascii="Times New Roman" w:hAnsi="Times New Roman" w:cs="Times New Roman"/>
          <w:color w:val="000000"/>
          <w:sz w:val="24"/>
          <w:szCs w:val="24"/>
        </w:rPr>
        <w:t>(</w:t>
      </w:r>
      <w:r w:rsidR="00634F94" w:rsidRPr="00CA36C2">
        <w:rPr>
          <w:rFonts w:ascii="Times New Roman" w:hAnsi="Times New Roman" w:cs="Times New Roman"/>
          <w:color w:val="000000"/>
          <w:sz w:val="24"/>
          <w:szCs w:val="24"/>
        </w:rPr>
        <w:t>1</w:t>
      </w:r>
      <w:r w:rsidRPr="00CA36C2">
        <w:rPr>
          <w:rFonts w:ascii="Times New Roman" w:hAnsi="Times New Roman" w:cs="Times New Roman"/>
          <w:color w:val="000000"/>
          <w:sz w:val="24"/>
          <w:szCs w:val="24"/>
        </w:rPr>
        <w:t>)</w:t>
      </w:r>
      <w:r w:rsidR="00CF6C48" w:rsidRPr="00CA36C2">
        <w:rPr>
          <w:rFonts w:ascii="Times New Roman" w:hAnsi="Times New Roman" w:cs="Times New Roman"/>
          <w:color w:val="000000"/>
          <w:sz w:val="24"/>
          <w:szCs w:val="24"/>
        </w:rPr>
        <w:t xml:space="preserve"> </w:t>
      </w:r>
      <w:r w:rsidR="00634F94" w:rsidRPr="00CA36C2">
        <w:rPr>
          <w:rFonts w:ascii="Times New Roman" w:hAnsi="Times New Roman" w:cs="Times New Roman"/>
          <w:color w:val="000000"/>
          <w:sz w:val="24"/>
          <w:szCs w:val="24"/>
        </w:rPr>
        <w:t>Matlab Help</w:t>
      </w:r>
    </w:p>
    <w:p w:rsidR="00634F94" w:rsidRPr="00164040" w:rsidRDefault="00CA36C2" w:rsidP="00E153B7">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4"/>
          <w:szCs w:val="24"/>
        </w:rPr>
        <w:t>(2)</w:t>
      </w:r>
      <w:r w:rsidR="00CF6C48">
        <w:rPr>
          <w:rFonts w:ascii="Times New Roman" w:hAnsi="Times New Roman" w:cs="Times New Roman"/>
          <w:color w:val="000000"/>
          <w:sz w:val="24"/>
          <w:szCs w:val="24"/>
        </w:rPr>
        <w:t xml:space="preserve"> </w:t>
      </w:r>
      <w:hyperlink r:id="rId16" w:history="1">
        <w:r w:rsidR="00CF6C48" w:rsidRPr="004B1442">
          <w:rPr>
            <w:rStyle w:val="Hyperlink"/>
            <w:rFonts w:ascii="Times New Roman" w:hAnsi="Times New Roman" w:cs="Times New Roman"/>
            <w:sz w:val="24"/>
            <w:szCs w:val="24"/>
          </w:rPr>
          <w:t>www.mathworks.com</w:t>
        </w:r>
      </w:hyperlink>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8"/>
          <w:szCs w:val="28"/>
        </w:rPr>
      </w:pPr>
    </w:p>
    <w:p w:rsidR="00E41BDA" w:rsidRPr="00164040" w:rsidRDefault="003F6BCB" w:rsidP="00CF6C48">
      <w:pPr>
        <w:autoSpaceDE w:val="0"/>
        <w:autoSpaceDN w:val="0"/>
        <w:adjustRightInd w:val="0"/>
        <w:spacing w:after="0" w:line="240" w:lineRule="auto"/>
        <w:jc w:val="center"/>
        <w:rPr>
          <w:rFonts w:ascii="Times New Roman" w:hAnsi="Times New Roman" w:cs="Times New Roman"/>
          <w:color w:val="000000"/>
          <w:sz w:val="20"/>
          <w:szCs w:val="20"/>
        </w:rPr>
      </w:pPr>
      <w:ins w:id="68" w:author="DELL" w:date="2012-07-11T10:29:00Z">
        <w:r>
          <w:rPr>
            <w:rFonts w:ascii="Times New Roman" w:hAnsi="Times New Roman" w:cs="Times New Roman"/>
            <w:color w:val="000000"/>
            <w:sz w:val="28"/>
            <w:szCs w:val="28"/>
          </w:rPr>
          <w:t xml:space="preserve">Chapter 2: </w:t>
        </w:r>
      </w:ins>
      <w:r w:rsidR="00CF6C48">
        <w:rPr>
          <w:rFonts w:ascii="Times New Roman" w:hAnsi="Times New Roman" w:cs="Times New Roman"/>
          <w:color w:val="000000"/>
          <w:sz w:val="28"/>
          <w:szCs w:val="28"/>
        </w:rPr>
        <w:t xml:space="preserve">Algorithm for Spatial </w:t>
      </w:r>
      <w:r w:rsidR="00634F94" w:rsidRPr="00164040">
        <w:rPr>
          <w:rFonts w:ascii="Times New Roman" w:hAnsi="Times New Roman" w:cs="Times New Roman"/>
          <w:color w:val="000000"/>
          <w:sz w:val="28"/>
          <w:szCs w:val="28"/>
        </w:rPr>
        <w:t xml:space="preserve">Interpolation and </w:t>
      </w:r>
      <w:r w:rsidR="00CF6C48">
        <w:rPr>
          <w:rFonts w:ascii="Times New Roman" w:hAnsi="Times New Roman" w:cs="Times New Roman"/>
          <w:color w:val="000000"/>
          <w:sz w:val="28"/>
          <w:szCs w:val="28"/>
        </w:rPr>
        <w:t>P</w:t>
      </w:r>
      <w:r w:rsidR="00634F94" w:rsidRPr="00164040">
        <w:rPr>
          <w:rFonts w:ascii="Times New Roman" w:hAnsi="Times New Roman" w:cs="Times New Roman"/>
          <w:color w:val="000000"/>
          <w:sz w:val="28"/>
          <w:szCs w:val="28"/>
        </w:rPr>
        <w:t>rediction of</w:t>
      </w:r>
      <w:r w:rsidR="00CF6C48">
        <w:rPr>
          <w:rFonts w:ascii="Times New Roman" w:hAnsi="Times New Roman" w:cs="Times New Roman"/>
          <w:color w:val="000000"/>
          <w:sz w:val="28"/>
          <w:szCs w:val="28"/>
        </w:rPr>
        <w:t xml:space="preserve"> Missing Portion Between I</w:t>
      </w:r>
      <w:r w:rsidR="00634F94" w:rsidRPr="00164040">
        <w:rPr>
          <w:rFonts w:ascii="Times New Roman" w:hAnsi="Times New Roman" w:cs="Times New Roman"/>
          <w:color w:val="000000"/>
          <w:sz w:val="28"/>
          <w:szCs w:val="28"/>
        </w:rPr>
        <w:t>mage</w:t>
      </w:r>
      <w:r w:rsidR="00CF6C48">
        <w:rPr>
          <w:rFonts w:ascii="Times New Roman" w:hAnsi="Times New Roman" w:cs="Times New Roman"/>
          <w:color w:val="000000"/>
          <w:sz w:val="28"/>
          <w:szCs w:val="28"/>
        </w:rPr>
        <w:t>s</w:t>
      </w:r>
    </w:p>
    <w:p w:rsidR="00634F94" w:rsidRPr="00164040" w:rsidRDefault="00634F94" w:rsidP="00E153B7">
      <w:pPr>
        <w:autoSpaceDE w:val="0"/>
        <w:autoSpaceDN w:val="0"/>
        <w:adjustRightInd w:val="0"/>
        <w:spacing w:after="0" w:line="240" w:lineRule="auto"/>
        <w:jc w:val="both"/>
        <w:rPr>
          <w:rFonts w:ascii="Times New Roman" w:hAnsi="Times New Roman" w:cs="Times New Roman"/>
          <w:color w:val="000000"/>
          <w:sz w:val="20"/>
          <w:szCs w:val="20"/>
        </w:rPr>
      </w:pPr>
    </w:p>
    <w:p w:rsidR="003F6BCB" w:rsidRDefault="00F12A13" w:rsidP="00E153B7">
      <w:pPr>
        <w:autoSpaceDE w:val="0"/>
        <w:autoSpaceDN w:val="0"/>
        <w:adjustRightInd w:val="0"/>
        <w:spacing w:after="0" w:line="240" w:lineRule="auto"/>
        <w:jc w:val="both"/>
        <w:rPr>
          <w:ins w:id="69" w:author="DELL" w:date="2012-07-11T10:29:00Z"/>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 </w:t>
      </w:r>
      <w:r w:rsidR="00CA36C2" w:rsidRPr="00974A3E">
        <w:rPr>
          <w:rFonts w:ascii="Times New Roman" w:hAnsi="Times New Roman" w:cs="Times New Roman"/>
          <w:color w:val="000000"/>
          <w:sz w:val="24"/>
          <w:szCs w:val="24"/>
        </w:rPr>
        <w:t>The</w:t>
      </w:r>
      <w:r w:rsidR="00E41BDA" w:rsidRPr="00974A3E">
        <w:rPr>
          <w:rFonts w:ascii="Times New Roman" w:hAnsi="Times New Roman" w:cs="Times New Roman"/>
          <w:color w:val="000000"/>
          <w:sz w:val="24"/>
          <w:szCs w:val="24"/>
        </w:rPr>
        <w:t xml:space="preserve"> </w:t>
      </w:r>
      <w:r w:rsidR="00CA36C2" w:rsidRPr="00974A3E">
        <w:rPr>
          <w:rFonts w:ascii="Times New Roman" w:hAnsi="Times New Roman" w:cs="Times New Roman"/>
          <w:color w:val="000000"/>
          <w:sz w:val="24"/>
          <w:szCs w:val="24"/>
        </w:rPr>
        <w:t xml:space="preserve">algortihms proposed </w:t>
      </w:r>
      <w:r w:rsidR="00E41BDA" w:rsidRPr="00974A3E">
        <w:rPr>
          <w:rFonts w:ascii="Times New Roman" w:hAnsi="Times New Roman" w:cs="Times New Roman"/>
          <w:color w:val="000000"/>
          <w:sz w:val="24"/>
          <w:szCs w:val="24"/>
        </w:rPr>
        <w:t xml:space="preserve">by </w:t>
      </w:r>
      <w:r w:rsidR="00CA36C2" w:rsidRPr="00974A3E">
        <w:rPr>
          <w:rFonts w:ascii="Times New Roman" w:hAnsi="Times New Roman" w:cs="Times New Roman"/>
          <w:color w:val="000000"/>
          <w:sz w:val="24"/>
          <w:szCs w:val="24"/>
        </w:rPr>
        <w:t xml:space="preserve">[1] and [4] for prediction of information in lost during </w:t>
      </w:r>
      <w:r w:rsidR="00EE3D4D" w:rsidRPr="00974A3E">
        <w:rPr>
          <w:rFonts w:ascii="Times New Roman" w:hAnsi="Times New Roman" w:cs="Times New Roman"/>
          <w:color w:val="000000"/>
          <w:sz w:val="24"/>
          <w:szCs w:val="24"/>
        </w:rPr>
        <w:t>transmission over a communicat</w:t>
      </w:r>
      <w:r w:rsidR="00CA36C2" w:rsidRPr="00974A3E">
        <w:rPr>
          <w:rFonts w:ascii="Times New Roman" w:hAnsi="Times New Roman" w:cs="Times New Roman"/>
          <w:color w:val="000000"/>
          <w:sz w:val="24"/>
          <w:szCs w:val="24"/>
        </w:rPr>
        <w:t>ion channel involve methods which provide very good results for:</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w:t>
      </w:r>
      <w:r w:rsidR="00CA36C2"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 xml:space="preserve">Prediction of </w:t>
      </w:r>
      <w:r w:rsidR="00CA36C2" w:rsidRPr="00974A3E">
        <w:rPr>
          <w:rFonts w:ascii="Times New Roman" w:hAnsi="Times New Roman" w:cs="Times New Roman"/>
          <w:color w:val="000000"/>
          <w:sz w:val="24"/>
          <w:szCs w:val="24"/>
        </w:rPr>
        <w:t xml:space="preserve">a </w:t>
      </w:r>
      <w:r w:rsidRPr="00974A3E">
        <w:rPr>
          <w:rFonts w:ascii="Times New Roman" w:hAnsi="Times New Roman" w:cs="Times New Roman"/>
          <w:color w:val="000000"/>
          <w:sz w:val="24"/>
          <w:szCs w:val="24"/>
        </w:rPr>
        <w:t>small patch of image</w:t>
      </w:r>
    </w:p>
    <w:p w:rsidR="00EE3D4D" w:rsidRPr="00974A3E" w:rsidRDefault="00CA36C2" w:rsidP="00CA36C2">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2. </w:t>
      </w:r>
      <w:r w:rsidR="00EE3D4D" w:rsidRPr="00974A3E">
        <w:rPr>
          <w:rFonts w:ascii="Times New Roman" w:hAnsi="Times New Roman" w:cs="Times New Roman"/>
          <w:color w:val="000000"/>
          <w:sz w:val="24"/>
          <w:szCs w:val="24"/>
        </w:rPr>
        <w:t>Usage of code using high performance computing device for heavy computations.</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In our case we have </w:t>
      </w:r>
      <w:r w:rsidR="00CA36C2" w:rsidRPr="00974A3E">
        <w:rPr>
          <w:rFonts w:ascii="Times New Roman" w:hAnsi="Times New Roman" w:cs="Times New Roman"/>
          <w:color w:val="000000"/>
          <w:sz w:val="24"/>
          <w:szCs w:val="24"/>
        </w:rPr>
        <w:t>the following restrictions to work within:</w:t>
      </w:r>
    </w:p>
    <w:p w:rsidR="00EE3D4D"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1.Rela</w:t>
      </w:r>
      <w:r w:rsidR="00EE3D4D" w:rsidRPr="00974A3E">
        <w:rPr>
          <w:rFonts w:ascii="Times New Roman" w:hAnsi="Times New Roman" w:cs="Times New Roman"/>
          <w:color w:val="000000"/>
          <w:sz w:val="24"/>
          <w:szCs w:val="24"/>
        </w:rPr>
        <w:t xml:space="preserve">tively </w:t>
      </w:r>
      <w:r w:rsidR="00CA36C2" w:rsidRPr="00974A3E">
        <w:rPr>
          <w:rFonts w:ascii="Times New Roman" w:hAnsi="Times New Roman" w:cs="Times New Roman"/>
          <w:color w:val="000000"/>
          <w:sz w:val="24"/>
          <w:szCs w:val="24"/>
        </w:rPr>
        <w:t>large strip needed to be predicted</w:t>
      </w:r>
      <w:r w:rsidR="00EE3D4D" w:rsidRPr="00974A3E">
        <w:rPr>
          <w:rFonts w:ascii="Times New Roman" w:hAnsi="Times New Roman" w:cs="Times New Roman"/>
          <w:color w:val="000000"/>
          <w:sz w:val="24"/>
          <w:szCs w:val="24"/>
        </w:rPr>
        <w:t>.</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2.</w:t>
      </w:r>
      <w:r w:rsidR="00CA36C2" w:rsidRPr="00974A3E">
        <w:rPr>
          <w:rFonts w:ascii="Times New Roman" w:hAnsi="Times New Roman" w:cs="Times New Roman"/>
          <w:color w:val="000000"/>
          <w:sz w:val="24"/>
          <w:szCs w:val="24"/>
        </w:rPr>
        <w:t>Algorithm</w:t>
      </w:r>
      <w:r w:rsidRPr="00974A3E">
        <w:rPr>
          <w:rFonts w:ascii="Times New Roman" w:hAnsi="Times New Roman" w:cs="Times New Roman"/>
          <w:color w:val="000000"/>
          <w:sz w:val="24"/>
          <w:szCs w:val="24"/>
        </w:rPr>
        <w:t xml:space="preserve"> need</w:t>
      </w:r>
      <w:r w:rsidR="00CA36C2" w:rsidRPr="00974A3E">
        <w:rPr>
          <w:rFonts w:ascii="Times New Roman" w:hAnsi="Times New Roman" w:cs="Times New Roman"/>
          <w:color w:val="000000"/>
          <w:sz w:val="24"/>
          <w:szCs w:val="24"/>
        </w:rPr>
        <w:t>s</w:t>
      </w:r>
      <w:r w:rsidRPr="00974A3E">
        <w:rPr>
          <w:rFonts w:ascii="Times New Roman" w:hAnsi="Times New Roman" w:cs="Times New Roman"/>
          <w:color w:val="000000"/>
          <w:sz w:val="24"/>
          <w:szCs w:val="24"/>
        </w:rPr>
        <w:t xml:space="preserve"> to </w:t>
      </w:r>
      <w:r w:rsidR="00CA36C2" w:rsidRPr="00974A3E">
        <w:rPr>
          <w:rFonts w:ascii="Times New Roman" w:hAnsi="Times New Roman" w:cs="Times New Roman"/>
          <w:color w:val="000000"/>
          <w:sz w:val="24"/>
          <w:szCs w:val="24"/>
        </w:rPr>
        <w:t xml:space="preserve">be </w:t>
      </w:r>
      <w:r w:rsidRPr="00974A3E">
        <w:rPr>
          <w:rFonts w:ascii="Times New Roman" w:hAnsi="Times New Roman" w:cs="Times New Roman"/>
          <w:color w:val="000000"/>
          <w:sz w:val="24"/>
          <w:szCs w:val="24"/>
        </w:rPr>
        <w:t>simple enough to be implemented on digital level.</w:t>
      </w: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EE3D4D" w:rsidRPr="00974A3E" w:rsidRDefault="00EE3D4D" w:rsidP="00E153B7">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A</w:t>
      </w:r>
      <w:r w:rsidR="00715473" w:rsidRPr="00974A3E">
        <w:rPr>
          <w:rFonts w:ascii="Times New Roman" w:hAnsi="Times New Roman" w:cs="Times New Roman"/>
          <w:color w:val="000000"/>
          <w:sz w:val="24"/>
          <w:szCs w:val="24"/>
        </w:rPr>
        <w:t>pproach</w:t>
      </w:r>
      <w:r w:rsidRPr="00974A3E">
        <w:rPr>
          <w:rFonts w:ascii="Times New Roman" w:hAnsi="Times New Roman" w:cs="Times New Roman"/>
          <w:color w:val="000000"/>
          <w:sz w:val="24"/>
          <w:szCs w:val="24"/>
        </w:rPr>
        <w:t>:</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w:drawing>
          <wp:inline distT="0" distB="0" distL="0" distR="0">
            <wp:extent cx="3009900" cy="462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4629150"/>
                    </a:xfrm>
                    <a:prstGeom prst="rect">
                      <a:avLst/>
                    </a:prstGeom>
                    <a:noFill/>
                    <a:ln>
                      <a:noFill/>
                    </a:ln>
                  </pic:spPr>
                </pic:pic>
              </a:graphicData>
            </a:graphic>
          </wp:inline>
        </w:drawing>
      </w:r>
      <w:r w:rsidRPr="00974A3E">
        <w:rPr>
          <w:rFonts w:ascii="Times New Roman" w:hAnsi="Times New Roman" w:cs="Times New Roman"/>
          <w:color w:val="000000"/>
          <w:sz w:val="24"/>
          <w:szCs w:val="24"/>
        </w:rPr>
        <w:t xml:space="preserve"> </w:t>
      </w:r>
      <w:r w:rsidRPr="00974A3E">
        <w:rPr>
          <w:rFonts w:ascii="Times New Roman" w:hAnsi="Times New Roman" w:cs="Times New Roman"/>
          <w:noProof/>
          <w:color w:val="000000"/>
          <w:sz w:val="24"/>
          <w:szCs w:val="24"/>
        </w:rPr>
        <w:drawing>
          <wp:inline distT="0" distB="0" distL="0" distR="0">
            <wp:extent cx="3286125"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4629150"/>
                    </a:xfrm>
                    <a:prstGeom prst="rect">
                      <a:avLst/>
                    </a:prstGeom>
                    <a:noFill/>
                    <a:ln>
                      <a:noFill/>
                    </a:ln>
                  </pic:spPr>
                </pic:pic>
              </a:graphicData>
            </a:graphic>
          </wp:inline>
        </w:drawing>
      </w:r>
    </w:p>
    <w:p w:rsidR="00CA36C2" w:rsidRPr="00974A3E" w:rsidRDefault="00CA36C2"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                       </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Image</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 xml:space="preserve">1                               </w:t>
      </w:r>
      <w:r w:rsidR="00E861C3" w:rsidRPr="00974A3E">
        <w:rPr>
          <w:rFonts w:ascii="Times New Roman" w:hAnsi="Times New Roman" w:cs="Times New Roman"/>
          <w:color w:val="000000"/>
          <w:sz w:val="24"/>
          <w:szCs w:val="24"/>
        </w:rPr>
        <w:t xml:space="preserve">                              </w:t>
      </w:r>
      <w:r w:rsidRPr="00974A3E">
        <w:rPr>
          <w:rFonts w:ascii="Times New Roman" w:hAnsi="Times New Roman" w:cs="Times New Roman"/>
          <w:color w:val="000000"/>
          <w:sz w:val="24"/>
          <w:szCs w:val="24"/>
        </w:rPr>
        <w:t xml:space="preserve"> Image 2</w:t>
      </w:r>
    </w:p>
    <w:p w:rsidR="00E861C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p>
    <w:p w:rsidR="00715473" w:rsidRPr="00974A3E" w:rsidRDefault="00715473" w:rsidP="00CA36C2">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Detecting edges</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p>
    <w:p w:rsidR="0071547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A small</w:t>
      </w:r>
      <w:r w:rsidR="00715473" w:rsidRPr="00974A3E">
        <w:rPr>
          <w:rFonts w:ascii="Times New Roman" w:hAnsi="Times New Roman" w:cs="Times New Roman"/>
          <w:color w:val="000000"/>
          <w:sz w:val="24"/>
          <w:szCs w:val="24"/>
        </w:rPr>
        <w:t xml:space="preserve"> portion from </w:t>
      </w:r>
      <w:r w:rsidRPr="00974A3E">
        <w:rPr>
          <w:rFonts w:ascii="Times New Roman" w:hAnsi="Times New Roman" w:cs="Times New Roman"/>
          <w:color w:val="000000"/>
          <w:sz w:val="24"/>
          <w:szCs w:val="24"/>
        </w:rPr>
        <w:t xml:space="preserve">the right end of the </w:t>
      </w:r>
      <w:r w:rsidR="00715473" w:rsidRPr="00974A3E">
        <w:rPr>
          <w:rFonts w:ascii="Times New Roman" w:hAnsi="Times New Roman" w:cs="Times New Roman"/>
          <w:color w:val="000000"/>
          <w:sz w:val="24"/>
          <w:szCs w:val="24"/>
        </w:rPr>
        <w:t xml:space="preserve">left image and from </w:t>
      </w:r>
      <w:r w:rsidRPr="00974A3E">
        <w:rPr>
          <w:rFonts w:ascii="Times New Roman" w:hAnsi="Times New Roman" w:cs="Times New Roman"/>
          <w:color w:val="000000"/>
          <w:sz w:val="24"/>
          <w:szCs w:val="24"/>
        </w:rPr>
        <w:t xml:space="preserve">the left end of the </w:t>
      </w:r>
      <w:r w:rsidR="00715473" w:rsidRPr="00974A3E">
        <w:rPr>
          <w:rFonts w:ascii="Times New Roman" w:hAnsi="Times New Roman" w:cs="Times New Roman"/>
          <w:color w:val="000000"/>
          <w:sz w:val="24"/>
          <w:szCs w:val="24"/>
        </w:rPr>
        <w:t xml:space="preserve">second image is </w:t>
      </w:r>
      <w:r w:rsidRPr="00974A3E">
        <w:rPr>
          <w:rFonts w:ascii="Times New Roman" w:hAnsi="Times New Roman" w:cs="Times New Roman"/>
          <w:color w:val="000000"/>
          <w:sz w:val="24"/>
          <w:szCs w:val="24"/>
        </w:rPr>
        <w:t xml:space="preserve">taken to be </w:t>
      </w:r>
      <w:r w:rsidR="00715473" w:rsidRPr="00974A3E">
        <w:rPr>
          <w:rFonts w:ascii="Times New Roman" w:hAnsi="Times New Roman" w:cs="Times New Roman"/>
          <w:color w:val="000000"/>
          <w:sz w:val="24"/>
          <w:szCs w:val="24"/>
        </w:rPr>
        <w:t xml:space="preserve">combined with </w:t>
      </w:r>
      <w:r w:rsidRPr="00974A3E">
        <w:rPr>
          <w:rFonts w:ascii="Times New Roman" w:hAnsi="Times New Roman" w:cs="Times New Roman"/>
          <w:color w:val="000000"/>
          <w:sz w:val="24"/>
          <w:szCs w:val="24"/>
        </w:rPr>
        <w:t>an empty</w:t>
      </w:r>
      <w:r w:rsidR="00715473" w:rsidRPr="00974A3E">
        <w:rPr>
          <w:rFonts w:ascii="Times New Roman" w:hAnsi="Times New Roman" w:cs="Times New Roman"/>
          <w:color w:val="000000"/>
          <w:sz w:val="24"/>
          <w:szCs w:val="24"/>
        </w:rPr>
        <w:t xml:space="preserve"> region </w:t>
      </w:r>
      <w:r w:rsidRPr="00974A3E">
        <w:rPr>
          <w:rFonts w:ascii="Times New Roman" w:hAnsi="Times New Roman" w:cs="Times New Roman"/>
          <w:color w:val="000000"/>
          <w:sz w:val="24"/>
          <w:szCs w:val="24"/>
        </w:rPr>
        <w:t xml:space="preserve">having width equal </w:t>
      </w:r>
      <w:r w:rsidR="00715473" w:rsidRPr="00974A3E">
        <w:rPr>
          <w:rFonts w:ascii="Times New Roman" w:hAnsi="Times New Roman" w:cs="Times New Roman"/>
          <w:color w:val="000000"/>
          <w:sz w:val="24"/>
          <w:szCs w:val="24"/>
        </w:rPr>
        <w:t>to</w:t>
      </w:r>
      <w:r w:rsidRPr="00974A3E">
        <w:rPr>
          <w:rFonts w:ascii="Times New Roman" w:hAnsi="Times New Roman" w:cs="Times New Roman"/>
          <w:color w:val="000000"/>
          <w:sz w:val="24"/>
          <w:szCs w:val="24"/>
        </w:rPr>
        <w:t xml:space="preserve"> the region to</w:t>
      </w:r>
      <w:r w:rsidR="00715473" w:rsidRPr="00974A3E">
        <w:rPr>
          <w:rFonts w:ascii="Times New Roman" w:hAnsi="Times New Roman" w:cs="Times New Roman"/>
          <w:color w:val="000000"/>
          <w:sz w:val="24"/>
          <w:szCs w:val="24"/>
        </w:rPr>
        <w:t xml:space="preserve"> be interpolated.</w:t>
      </w:r>
      <w:r w:rsidRPr="00974A3E">
        <w:rPr>
          <w:rFonts w:ascii="Times New Roman" w:hAnsi="Times New Roman" w:cs="Times New Roman"/>
          <w:color w:val="000000"/>
          <w:sz w:val="24"/>
          <w:szCs w:val="24"/>
        </w:rPr>
        <w:t xml:space="preserve"> The edges within this region are detected using a Sobel edge detector.</w:t>
      </w:r>
    </w:p>
    <w:p w:rsidR="00715473" w:rsidRPr="00164040" w:rsidRDefault="00E861C3" w:rsidP="00E153B7">
      <w:pPr>
        <w:autoSpaceDE w:val="0"/>
        <w:autoSpaceDN w:val="0"/>
        <w:adjustRightInd w:val="0"/>
        <w:spacing w:after="0" w:line="240" w:lineRule="auto"/>
        <w:jc w:val="both"/>
        <w:rPr>
          <w:rFonts w:ascii="Times New Roman" w:hAnsi="Times New Roman" w:cs="Times New Roman"/>
          <w:color w:val="000000"/>
          <w:sz w:val="28"/>
          <w:szCs w:val="28"/>
        </w:rPr>
      </w:pPr>
      <w:r w:rsidRPr="00164040">
        <w:rPr>
          <w:rFonts w:ascii="Times New Roman" w:hAnsi="Times New Roman" w:cs="Times New Roman"/>
          <w:noProof/>
          <w:color w:val="000000"/>
          <w:sz w:val="28"/>
          <w:szCs w:val="28"/>
        </w:rPr>
        <w:lastRenderedPageBreak/>
        <w:drawing>
          <wp:anchor distT="0" distB="0" distL="114300" distR="114300" simplePos="0" relativeHeight="251707392" behindDoc="0" locked="0" layoutInCell="1" allowOverlap="1">
            <wp:simplePos x="0" y="0"/>
            <wp:positionH relativeFrom="margin">
              <wp:posOffset>4095750</wp:posOffset>
            </wp:positionH>
            <wp:positionV relativeFrom="margin">
              <wp:posOffset>-91440</wp:posOffset>
            </wp:positionV>
            <wp:extent cx="1752600" cy="4629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4629150"/>
                    </a:xfrm>
                    <a:prstGeom prst="rect">
                      <a:avLst/>
                    </a:prstGeom>
                    <a:noFill/>
                    <a:ln>
                      <a:noFill/>
                    </a:ln>
                  </pic:spPr>
                </pic:pic>
              </a:graphicData>
            </a:graphic>
          </wp:anchor>
        </w:drawing>
      </w:r>
      <w:r w:rsidR="00CA36C2" w:rsidRPr="00164040">
        <w:rPr>
          <w:rFonts w:ascii="Times New Roman" w:hAnsi="Times New Roman" w:cs="Times New Roman"/>
          <w:noProof/>
          <w:color w:val="000000"/>
          <w:sz w:val="28"/>
          <w:szCs w:val="28"/>
        </w:rPr>
        <w:drawing>
          <wp:anchor distT="0" distB="0" distL="114300" distR="114300" simplePos="0" relativeHeight="251706368" behindDoc="0" locked="0" layoutInCell="1" allowOverlap="1">
            <wp:simplePos x="0" y="0"/>
            <wp:positionH relativeFrom="margin">
              <wp:posOffset>1024890</wp:posOffset>
            </wp:positionH>
            <wp:positionV relativeFrom="margin">
              <wp:posOffset>-91440</wp:posOffset>
            </wp:positionV>
            <wp:extent cx="1752600" cy="46291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4629150"/>
                    </a:xfrm>
                    <a:prstGeom prst="rect">
                      <a:avLst/>
                    </a:prstGeom>
                    <a:noFill/>
                    <a:ln>
                      <a:noFill/>
                    </a:ln>
                  </pic:spPr>
                </pic:pic>
              </a:graphicData>
            </a:graphic>
          </wp:anchor>
        </w:drawing>
      </w:r>
      <w:r w:rsidR="00715473" w:rsidRPr="00164040">
        <w:rPr>
          <w:rFonts w:ascii="Times New Roman" w:hAnsi="Times New Roman" w:cs="Times New Roman"/>
          <w:color w:val="000000"/>
          <w:sz w:val="28"/>
          <w:szCs w:val="28"/>
        </w:rPr>
        <w:t xml:space="preserve">                                                            </w:t>
      </w: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CA36C2" w:rsidRDefault="00CA36C2"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p>
    <w:p w:rsidR="00E861C3" w:rsidRDefault="00E861C3" w:rsidP="00E153B7">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974A3E" w:rsidRDefault="00E861C3" w:rsidP="00974A3E">
      <w:pPr>
        <w:pBdr>
          <w:bottom w:val="single" w:sz="12" w:space="1" w:color="auto"/>
        </w:pBd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974A3E" w:rsidRDefault="00974A3E"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974A3E" w:rsidRDefault="00974A3E"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587183" w:rsidRDefault="00E861C3"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commentRangeStart w:id="70"/>
      <w:r w:rsidRPr="00164040">
        <w:rPr>
          <w:rFonts w:ascii="Times New Roman" w:hAnsi="Times New Roman" w:cs="Times New Roman"/>
          <w:color w:val="000000"/>
          <w:sz w:val="28"/>
          <w:szCs w:val="28"/>
        </w:rPr>
        <w:t>Using Sobel Operator  we</w:t>
      </w:r>
      <w:r>
        <w:rPr>
          <w:rFonts w:ascii="Times New Roman" w:hAnsi="Times New Roman" w:cs="Times New Roman"/>
          <w:color w:val="000000"/>
          <w:sz w:val="28"/>
          <w:szCs w:val="28"/>
        </w:rPr>
        <w:t xml:space="preserve"> can detect edges in this image</w:t>
      </w:r>
      <w:r w:rsidR="006F7B4A">
        <w:rPr>
          <w:rFonts w:ascii="Times New Roman" w:hAnsi="Times New Roman" w:cs="Times New Roman"/>
          <w:noProof/>
          <w:color w:val="000000"/>
          <w:sz w:val="28"/>
          <w:szCs w:val="28"/>
        </w:rPr>
        <w:pict>
          <v:line id="Straight Connector 44" o:spid="_x0000_s1048" style="position:absolute;left:0;text-align:left;z-index:251697152;visibility:visible;mso-position-horizontal-relative:text;mso-position-vertical-relative:text" from="491.25pt,7.65pt" to="496.5pt,3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" strokecolor="#4579b8 [3044]"/>
        </w:pict>
      </w:r>
      <w:r w:rsidR="006F7B4A">
        <w:rPr>
          <w:rFonts w:ascii="Times New Roman" w:hAnsi="Times New Roman" w:cs="Times New Roman"/>
          <w:noProof/>
          <w:color w:val="000000"/>
          <w:sz w:val="28"/>
          <w:szCs w:val="28"/>
        </w:rPr>
        <w:pict>
          <v:line id="Straight Connector 43" o:spid="_x0000_s1047" style="position:absolute;left:0;text-align:left;z-index:251696128;visibility:visible;mso-position-horizontal-relative:text;mso-position-vertical-relative:text" from="465pt,7.65pt" to="468.75pt,3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" strokecolor="#4579b8 [3044]"/>
        </w:pict>
      </w:r>
      <w:r>
        <w:rPr>
          <w:rFonts w:ascii="Times New Roman" w:hAnsi="Times New Roman" w:cs="Times New Roman"/>
          <w:color w:val="000000"/>
          <w:sz w:val="28"/>
          <w:szCs w:val="28"/>
        </w:rPr>
        <w:t>.</w:t>
      </w:r>
      <w:commentRangeEnd w:id="70"/>
      <w:r w:rsidR="003F6BCB">
        <w:rPr>
          <w:rStyle w:val="CommentReference"/>
        </w:rPr>
        <w:commentReference w:id="70"/>
      </w:r>
    </w:p>
    <w:p w:rsidR="00E861C3" w:rsidRDefault="00E861C3" w:rsidP="00E861C3">
      <w:pPr>
        <w:pBdr>
          <w:bottom w:val="single" w:sz="12" w:space="0" w:color="auto"/>
        </w:pBdr>
        <w:autoSpaceDE w:val="0"/>
        <w:autoSpaceDN w:val="0"/>
        <w:adjustRightInd w:val="0"/>
        <w:spacing w:after="0" w:line="240" w:lineRule="auto"/>
        <w:jc w:val="both"/>
        <w:rPr>
          <w:rFonts w:ascii="Times New Roman" w:hAnsi="Times New Roman" w:cs="Times New Roman"/>
          <w:color w:val="000000"/>
          <w:sz w:val="28"/>
          <w:szCs w:val="28"/>
        </w:rPr>
      </w:pP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commentRangeStart w:id="71"/>
      <w:r>
        <w:rPr>
          <w:rFonts w:ascii="Times New Roman" w:hAnsi="Times New Roman" w:cs="Times New Roman"/>
          <w:noProof/>
          <w:color w:val="000000"/>
          <w:sz w:val="24"/>
          <w:szCs w:val="24"/>
        </w:rPr>
        <w:pict>
          <v:shape id="Freeform 51" o:spid="_x0000_s1046" style="position:absolute;left:0;text-align:left;margin-left:465.75pt;margin-top:49.3pt;width:16.5pt;height:150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209725,190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" path="m,c102394,431800,204788,863600,209550,1181100v4763,317500,-88106,520700,-180975,723900e" filled="f" strokecolor="#243f60 [1604]" strokeweight="2pt">
            <v:path arrowok="t" o:connecttype="custom" o:connectlocs="0,0;209550,1181100;28575,1905000" o:connectangles="0,0,0"/>
          </v:shape>
        </w:pict>
      </w:r>
      <w:r>
        <w:rPr>
          <w:rFonts w:ascii="Times New Roman" w:hAnsi="Times New Roman" w:cs="Times New Roman"/>
          <w:noProof/>
          <w:color w:val="000000"/>
          <w:sz w:val="24"/>
          <w:szCs w:val="24"/>
        </w:rPr>
        <w:pict>
          <v:shape id="Arc 38" o:spid="_x0000_s1045" style="position:absolute;left:0;text-align:left;margin-left:438pt;margin-top:41.05pt;width:27pt;height:12pt;z-index:251691008;visibility:visible;mso-width-relative:margin;mso-height-relative:margin;v-text-anchor:middle" coordsize="342900,152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" adj="0,,0" path="m171450,nsc266139,,342900,34116,342900,76200r-171450,l171450,xem171450,nfc266139,,342900,34116,342900,76200e" filled="f" strokecolor="#4579b8 [3044]">
            <v:stroke joinstyle="round"/>
            <v:formulas/>
            <v:path arrowok="t" o:connecttype="custom" o:connectlocs="171450,0;342900,76200" o:connectangles="0,0"/>
          </v:shape>
        </w:pict>
      </w:r>
      <w:r w:rsidR="00587183" w:rsidRPr="00974A3E">
        <w:rPr>
          <w:rFonts w:ascii="Times New Roman" w:hAnsi="Times New Roman" w:cs="Times New Roman"/>
          <w:color w:val="000000"/>
          <w:sz w:val="24"/>
          <w:szCs w:val="24"/>
        </w:rPr>
        <w:t>After detecting edges in binary image. Or we can say dominant edges depending upon threshold value for the defin</w:t>
      </w:r>
      <w:r w:rsidR="00E861C3" w:rsidRPr="00974A3E">
        <w:rPr>
          <w:rFonts w:ascii="Times New Roman" w:hAnsi="Times New Roman" w:cs="Times New Roman"/>
          <w:color w:val="000000"/>
          <w:sz w:val="24"/>
          <w:szCs w:val="24"/>
        </w:rPr>
        <w:t>i</w:t>
      </w:r>
      <w:r w:rsidR="00587183" w:rsidRPr="00974A3E">
        <w:rPr>
          <w:rFonts w:ascii="Times New Roman" w:hAnsi="Times New Roman" w:cs="Times New Roman"/>
          <w:color w:val="000000"/>
          <w:sz w:val="24"/>
          <w:szCs w:val="24"/>
        </w:rPr>
        <w:t xml:space="preserve">tion of dominant edges. </w:t>
      </w:r>
      <w:commentRangeEnd w:id="71"/>
      <w:r w:rsidR="003F6BCB">
        <w:rPr>
          <w:rStyle w:val="CommentReference"/>
        </w:rPr>
        <w:commentReference w:id="71"/>
      </w:r>
      <w:r w:rsidR="00587183" w:rsidRPr="00974A3E">
        <w:rPr>
          <w:rFonts w:ascii="Times New Roman" w:hAnsi="Times New Roman" w:cs="Times New Roman"/>
          <w:color w:val="000000"/>
          <w:sz w:val="24"/>
          <w:szCs w:val="24"/>
        </w:rPr>
        <w:t>As we can see the middle portion is blank ,since it was the protion to be predicted. We first predict edges int his portion.</w:t>
      </w: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line id="Straight Connector 45" o:spid="_x0000_s1044" style="position:absolute;left:0;text-align:left;z-index:251698176;visibility:visible" from="491.25pt,15.65pt" to="513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" strokecolor="#4579b8 [3044]"/>
        </w:pict>
      </w:r>
      <w:r>
        <w:rPr>
          <w:rFonts w:ascii="Times New Roman" w:hAnsi="Times New Roman" w:cs="Times New Roman"/>
          <w:noProof/>
          <w:color w:val="000000"/>
          <w:sz w:val="24"/>
          <w:szCs w:val="24"/>
        </w:rPr>
        <w:pict>
          <v:line id="Straight Connector 39" o:spid="_x0000_s1043" style="position:absolute;left:0;text-align:left;flip:y;z-index:251692032;visibility:visible" from="447.75pt,15.65pt" to="4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" strokecolor="#4579b8 [3044]"/>
        </w:pict>
      </w: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line id="Straight Connector 52" o:spid="_x0000_s1042" style="position:absolute;left:0;text-align:left;z-index:251702272;visibility:visible;mso-width-relative:margin" from="465.75pt,.3pt" to="49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" strokecolor="black [3040]"/>
        </w:pict>
      </w:r>
      <w:r>
        <w:rPr>
          <w:rFonts w:ascii="Times New Roman" w:hAnsi="Times New Roman" w:cs="Times New Roman"/>
          <w:noProof/>
          <w:color w:val="000000"/>
          <w:sz w:val="24"/>
          <w:szCs w:val="24"/>
        </w:rPr>
        <w:pict>
          <v:line id="Straight Connector 46" o:spid="_x0000_s1041" style="position:absolute;left:0;text-align:left;flip:y;z-index:251699200;visibility:visible" from="491.25pt,8.55pt" to="513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" strokecolor="#4579b8 [3044]"/>
        </w:pict>
      </w:r>
      <w:r w:rsidR="00587183" w:rsidRPr="00974A3E">
        <w:rPr>
          <w:rFonts w:ascii="Times New Roman" w:hAnsi="Times New Roman" w:cs="Times New Roman"/>
          <w:color w:val="000000"/>
          <w:sz w:val="24"/>
          <w:szCs w:val="24"/>
        </w:rPr>
        <w:t>Edges can be variety of shapes, Namely lines,circles,ell</w:t>
      </w:r>
      <w:r w:rsidR="00F6343B" w:rsidRPr="00974A3E">
        <w:rPr>
          <w:rFonts w:ascii="Times New Roman" w:hAnsi="Times New Roman" w:cs="Times New Roman"/>
          <w:color w:val="000000"/>
          <w:sz w:val="24"/>
          <w:szCs w:val="24"/>
        </w:rPr>
        <w:t>ipse</w:t>
      </w:r>
      <w:r w:rsidR="00587183" w:rsidRPr="00974A3E">
        <w:rPr>
          <w:rFonts w:ascii="Times New Roman" w:hAnsi="Times New Roman" w:cs="Times New Roman"/>
          <w:color w:val="000000"/>
          <w:sz w:val="24"/>
          <w:szCs w:val="24"/>
        </w:rPr>
        <w:t>.</w:t>
      </w: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roundrect id="Rounded Rectangle 7" o:spid="_x0000_s1040" style="position:absolute;left:0;text-align:left;margin-left:341.25pt;margin-top:530.3pt;width:278.25pt;height:65.25pt;rotation:90;z-index:251689984;visibility:visible;mso-position-horizontal-relative:margin;mso-position-vertical-relative:margin;v-text-anchor:middle" arcsize="48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" fillcolor="#4f81bd [3204]" strokecolor="#243f60 [1604]" strokeweight="2pt">
            <v:fill opacity="0"/>
            <w10:wrap type="square" anchorx="margin" anchory="margin"/>
          </v:roundrect>
        </w:pict>
      </w:r>
      <w:r>
        <w:rPr>
          <w:rFonts w:ascii="Times New Roman" w:hAnsi="Times New Roman" w:cs="Times New Roman"/>
          <w:noProof/>
          <w:color w:val="000000"/>
          <w:sz w:val="24"/>
          <w:szCs w:val="24"/>
        </w:rPr>
        <w:pict>
          <v:line id="Straight Connector 53" o:spid="_x0000_s1039" style="position:absolute;left:0;text-align:left;flip:x;z-index:251703296;visibility:visible" from="468.75pt,9.7pt" to="491.2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" strokecolor="black [3040]"/>
        </w:pict>
      </w:r>
      <w:r>
        <w:rPr>
          <w:rFonts w:ascii="Times New Roman" w:hAnsi="Times New Roman" w:cs="Times New Roman"/>
          <w:noProof/>
          <w:color w:val="000000"/>
          <w:sz w:val="24"/>
          <w:szCs w:val="24"/>
        </w:rPr>
        <w:pict>
          <v:line id="Straight Connector 40" o:spid="_x0000_s1038" style="position:absolute;left:0;text-align:left;flip:y;z-index:251693056;visibility:visible" from="447.75pt,23.2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" strokecolor="#4579b8 [3044]"/>
        </w:pict>
      </w:r>
      <w:r w:rsidR="00587183" w:rsidRPr="00974A3E">
        <w:rPr>
          <w:rFonts w:ascii="Times New Roman" w:hAnsi="Times New Roman" w:cs="Times New Roman"/>
          <w:color w:val="000000"/>
          <w:sz w:val="24"/>
          <w:szCs w:val="24"/>
        </w:rPr>
        <w:t xml:space="preserve">Some edges will run thorugh this blank image,some will die out in this portion,some will retreat back to the portion they come from. </w:t>
      </w:r>
    </w:p>
    <w:p w:rsidR="00587183" w:rsidRPr="00974A3E" w:rsidRDefault="00587183" w:rsidP="00E153B7">
      <w:pPr>
        <w:autoSpaceDE w:val="0"/>
        <w:autoSpaceDN w:val="0"/>
        <w:adjustRightInd w:val="0"/>
        <w:spacing w:after="0" w:line="240" w:lineRule="auto"/>
        <w:jc w:val="both"/>
        <w:rPr>
          <w:rFonts w:ascii="Times New Roman" w:hAnsi="Times New Roman" w:cs="Times New Roman"/>
          <w:color w:val="000000"/>
          <w:sz w:val="24"/>
          <w:szCs w:val="24"/>
        </w:rPr>
      </w:pP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line id="Straight Connector 41" o:spid="_x0000_s1037" style="position:absolute;left:0;text-align:left;z-index:251694080;visibility:visible" from="451.5pt,13.15pt" to="4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" strokecolor="#4579b8 [3044]"/>
        </w:pict>
      </w: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line id="Straight Connector 54" o:spid="_x0000_s1036" style="position:absolute;left:0;text-align:left;z-index:251704320;visibility:visible" from="465.75pt,5.3pt" to="496.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" strokecolor="#4579b8 [3044]"/>
        </w:pict>
      </w:r>
      <w:r>
        <w:rPr>
          <w:rFonts w:ascii="Times New Roman" w:hAnsi="Times New Roman" w:cs="Times New Roman"/>
          <w:noProof/>
          <w:color w:val="000000"/>
          <w:sz w:val="24"/>
          <w:szCs w:val="24"/>
        </w:rPr>
        <w:pict>
          <v:line id="Straight Connector 48" o:spid="_x0000_s1035" style="position:absolute;left:0;text-align:left;z-index:251700224;visibility:visible" from="496.5pt,12.8pt" to="51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" strokecolor="#4579b8 [3044]"/>
        </w:pict>
      </w:r>
    </w:p>
    <w:p w:rsidR="00587183" w:rsidRPr="00974A3E" w:rsidRDefault="00587183" w:rsidP="00E153B7">
      <w:pPr>
        <w:autoSpaceDE w:val="0"/>
        <w:autoSpaceDN w:val="0"/>
        <w:adjustRightInd w:val="0"/>
        <w:spacing w:after="0" w:line="240" w:lineRule="auto"/>
        <w:jc w:val="both"/>
        <w:rPr>
          <w:rFonts w:ascii="Times New Roman" w:hAnsi="Times New Roman" w:cs="Times New Roman"/>
          <w:color w:val="000000"/>
          <w:sz w:val="24"/>
          <w:szCs w:val="24"/>
        </w:rPr>
      </w:pPr>
    </w:p>
    <w:p w:rsidR="00587183"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line id="Straight Connector 42" o:spid="_x0000_s1034" style="position:absolute;left:0;text-align:left;flip:y;z-index:251695104;visibility:visible" from="447.75pt,7.6pt" to="4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" strokecolor="#4579b8 [3044]"/>
        </w:pict>
      </w:r>
      <w:del w:id="72" w:author="DELL" w:date="2012-07-11T10:31:00Z">
        <w:r w:rsidR="00587183" w:rsidRPr="00974A3E" w:rsidDel="003F6BCB">
          <w:rPr>
            <w:rFonts w:ascii="Times New Roman" w:hAnsi="Times New Roman" w:cs="Times New Roman"/>
            <w:color w:val="000000"/>
            <w:sz w:val="24"/>
            <w:szCs w:val="24"/>
          </w:rPr>
          <w:delText>How to join the lines.</w:delText>
        </w:r>
      </w:del>
      <w:ins w:id="73" w:author="DELL" w:date="2012-07-11T10:31:00Z">
        <w:r w:rsidR="003F6BCB">
          <w:rPr>
            <w:rFonts w:ascii="Times New Roman" w:hAnsi="Times New Roman" w:cs="Times New Roman"/>
            <w:noProof/>
            <w:color w:val="000000"/>
            <w:sz w:val="24"/>
            <w:szCs w:val="24"/>
          </w:rPr>
          <w:t>To join the lines</w:t>
        </w:r>
      </w:ins>
      <w:ins w:id="74" w:author="DELL" w:date="2012-07-11T10:32:00Z">
        <w:r w:rsidR="003F6BCB">
          <w:rPr>
            <w:rFonts w:ascii="Times New Roman" w:hAnsi="Times New Roman" w:cs="Times New Roman"/>
            <w:noProof/>
            <w:color w:val="000000"/>
            <w:sz w:val="24"/>
            <w:szCs w:val="24"/>
          </w:rPr>
          <w:t>,</w:t>
        </w:r>
      </w:ins>
      <w:ins w:id="75" w:author="DELL" w:date="2012-07-11T10:31:00Z">
        <w:r w:rsidR="003F6BCB">
          <w:rPr>
            <w:rFonts w:ascii="Times New Roman" w:hAnsi="Times New Roman" w:cs="Times New Roman"/>
            <w:noProof/>
            <w:color w:val="000000"/>
            <w:sz w:val="24"/>
            <w:szCs w:val="24"/>
          </w:rPr>
          <w:t xml:space="preserve"> </w:t>
        </w:r>
      </w:ins>
      <w:r w:rsidR="00E861C3" w:rsidRPr="00974A3E">
        <w:rPr>
          <w:rFonts w:ascii="Times New Roman" w:hAnsi="Times New Roman" w:cs="Times New Roman"/>
          <w:color w:val="000000"/>
          <w:sz w:val="24"/>
          <w:szCs w:val="24"/>
        </w:rPr>
        <w:t>[1]</w:t>
      </w:r>
      <w:r w:rsidR="00587183" w:rsidRPr="00974A3E">
        <w:rPr>
          <w:rFonts w:ascii="Times New Roman" w:hAnsi="Times New Roman" w:cs="Times New Roman"/>
          <w:color w:val="000000"/>
          <w:sz w:val="24"/>
          <w:szCs w:val="24"/>
        </w:rPr>
        <w:t xml:space="preserve"> presents extensive usage of Hough tranform and its usage which might be difficult to implement at </w:t>
      </w:r>
      <w:r w:rsidR="00E861C3" w:rsidRPr="00974A3E">
        <w:rPr>
          <w:rFonts w:ascii="Times New Roman" w:hAnsi="Times New Roman" w:cs="Times New Roman"/>
          <w:color w:val="000000"/>
          <w:sz w:val="24"/>
          <w:szCs w:val="24"/>
        </w:rPr>
        <w:t>digital</w:t>
      </w:r>
      <w:r w:rsidR="00587183" w:rsidRPr="00974A3E">
        <w:rPr>
          <w:rFonts w:ascii="Times New Roman" w:hAnsi="Times New Roman" w:cs="Times New Roman"/>
          <w:color w:val="000000"/>
          <w:sz w:val="24"/>
          <w:szCs w:val="24"/>
        </w:rPr>
        <w:t xml:space="preserve"> level,</w:t>
      </w:r>
      <w:ins w:id="76" w:author="DELL" w:date="2012-07-11T10:32:00Z">
        <w:r w:rsidR="003F6BCB">
          <w:rPr>
            <w:rFonts w:ascii="Times New Roman" w:hAnsi="Times New Roman" w:cs="Times New Roman"/>
            <w:color w:val="000000"/>
            <w:sz w:val="24"/>
            <w:szCs w:val="24"/>
          </w:rPr>
          <w:t xml:space="preserve"> </w:t>
        </w:r>
      </w:ins>
      <w:del w:id="77" w:author="DELL" w:date="2012-07-11T10:32:00Z">
        <w:r w:rsidR="00587183" w:rsidRPr="00974A3E" w:rsidDel="003F6BCB">
          <w:rPr>
            <w:rFonts w:ascii="Times New Roman" w:hAnsi="Times New Roman" w:cs="Times New Roman"/>
            <w:color w:val="000000"/>
            <w:sz w:val="24"/>
            <w:szCs w:val="24"/>
          </w:rPr>
          <w:delText>T</w:delText>
        </w:r>
      </w:del>
      <w:ins w:id="78" w:author="DELL" w:date="2012-07-11T10:32:00Z">
        <w:r w:rsidR="003F6BCB">
          <w:rPr>
            <w:rFonts w:ascii="Times New Roman" w:hAnsi="Times New Roman" w:cs="Times New Roman"/>
            <w:color w:val="000000"/>
            <w:sz w:val="24"/>
            <w:szCs w:val="24"/>
          </w:rPr>
          <w:t>t</w:t>
        </w:r>
      </w:ins>
      <w:r w:rsidR="00587183" w:rsidRPr="00974A3E">
        <w:rPr>
          <w:rFonts w:ascii="Times New Roman" w:hAnsi="Times New Roman" w:cs="Times New Roman"/>
          <w:color w:val="000000"/>
          <w:sz w:val="24"/>
          <w:szCs w:val="24"/>
        </w:rPr>
        <w:t>hus we devised a simpler method</w:t>
      </w:r>
      <w:r w:rsidR="00E861C3" w:rsidRPr="00974A3E">
        <w:rPr>
          <w:rFonts w:ascii="Times New Roman" w:hAnsi="Times New Roman" w:cs="Times New Roman"/>
          <w:color w:val="000000"/>
          <w:sz w:val="24"/>
          <w:szCs w:val="24"/>
        </w:rPr>
        <w:t>.</w:t>
      </w: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861C3"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861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O</w:t>
      </w:r>
      <w:r w:rsidR="00E153B7" w:rsidRPr="00974A3E">
        <w:rPr>
          <w:rFonts w:ascii="Times New Roman" w:hAnsi="Times New Roman" w:cs="Times New Roman"/>
          <w:color w:val="000000"/>
          <w:sz w:val="24"/>
          <w:szCs w:val="24"/>
        </w:rPr>
        <w:t xml:space="preserve">nly straight lines </w:t>
      </w:r>
      <w:r w:rsidRPr="00974A3E">
        <w:rPr>
          <w:rFonts w:ascii="Times New Roman" w:hAnsi="Times New Roman" w:cs="Times New Roman"/>
          <w:color w:val="000000"/>
          <w:sz w:val="24"/>
          <w:szCs w:val="24"/>
        </w:rPr>
        <w:t xml:space="preserve">have been considered </w:t>
      </w:r>
      <w:r w:rsidR="00E153B7" w:rsidRPr="00974A3E">
        <w:rPr>
          <w:rFonts w:ascii="Times New Roman" w:hAnsi="Times New Roman" w:cs="Times New Roman"/>
          <w:color w:val="000000"/>
          <w:sz w:val="24"/>
          <w:szCs w:val="24"/>
        </w:rPr>
        <w:t xml:space="preserve">since the </w:t>
      </w:r>
      <w:r w:rsidR="005909CF" w:rsidRPr="00974A3E">
        <w:rPr>
          <w:rFonts w:ascii="Times New Roman" w:hAnsi="Times New Roman" w:cs="Times New Roman"/>
          <w:color w:val="000000"/>
          <w:sz w:val="24"/>
          <w:szCs w:val="24"/>
        </w:rPr>
        <w:t>portion</w:t>
      </w:r>
      <w:r w:rsidR="00E153B7" w:rsidRPr="00974A3E">
        <w:rPr>
          <w:rFonts w:ascii="Times New Roman" w:hAnsi="Times New Roman" w:cs="Times New Roman"/>
          <w:color w:val="000000"/>
          <w:sz w:val="24"/>
          <w:szCs w:val="24"/>
        </w:rPr>
        <w:t xml:space="preserve"> to be predicted would be </w:t>
      </w:r>
      <w:r w:rsidR="005909CF" w:rsidRPr="00974A3E">
        <w:rPr>
          <w:rFonts w:ascii="Times New Roman" w:hAnsi="Times New Roman" w:cs="Times New Roman"/>
          <w:color w:val="000000"/>
          <w:sz w:val="24"/>
          <w:szCs w:val="24"/>
        </w:rPr>
        <w:t>quite narrow in the real world</w:t>
      </w:r>
      <w:r w:rsidR="00E153B7" w:rsidRPr="00974A3E">
        <w:rPr>
          <w:rFonts w:ascii="Times New Roman" w:hAnsi="Times New Roman" w:cs="Times New Roman"/>
          <w:color w:val="000000"/>
          <w:sz w:val="24"/>
          <w:szCs w:val="24"/>
        </w:rPr>
        <w:t xml:space="preserve">. The probability of curve which retreats back is less since the space to be predicted </w:t>
      </w:r>
      <w:r w:rsidR="005909CF" w:rsidRPr="00974A3E">
        <w:rPr>
          <w:rFonts w:ascii="Times New Roman" w:hAnsi="Times New Roman" w:cs="Times New Roman"/>
          <w:color w:val="000000"/>
          <w:sz w:val="24"/>
          <w:szCs w:val="24"/>
        </w:rPr>
        <w:t>is less. Also ellipse</w:t>
      </w:r>
      <w:r w:rsidR="00E153B7" w:rsidRPr="00974A3E">
        <w:rPr>
          <w:rFonts w:ascii="Times New Roman" w:hAnsi="Times New Roman" w:cs="Times New Roman"/>
          <w:color w:val="000000"/>
          <w:sz w:val="24"/>
          <w:szCs w:val="24"/>
        </w:rPr>
        <w:t>,</w:t>
      </w:r>
      <w:r w:rsidR="005909CF" w:rsidRPr="00974A3E">
        <w:rPr>
          <w:rFonts w:ascii="Times New Roman" w:hAnsi="Times New Roman" w:cs="Times New Roman"/>
          <w:color w:val="000000"/>
          <w:sz w:val="24"/>
          <w:szCs w:val="24"/>
        </w:rPr>
        <w:t xml:space="preserve"> </w:t>
      </w:r>
      <w:r w:rsidR="00E153B7" w:rsidRPr="00974A3E">
        <w:rPr>
          <w:rFonts w:ascii="Times New Roman" w:hAnsi="Times New Roman" w:cs="Times New Roman"/>
          <w:color w:val="000000"/>
          <w:sz w:val="24"/>
          <w:szCs w:val="24"/>
        </w:rPr>
        <w:t xml:space="preserve">circle or any other curve can be regarded as </w:t>
      </w:r>
      <w:r w:rsidR="005909CF" w:rsidRPr="00974A3E">
        <w:rPr>
          <w:rFonts w:ascii="Times New Roman" w:hAnsi="Times New Roman" w:cs="Times New Roman"/>
          <w:color w:val="000000"/>
          <w:sz w:val="24"/>
          <w:szCs w:val="24"/>
        </w:rPr>
        <w:lastRenderedPageBreak/>
        <w:t xml:space="preserve">straight </w:t>
      </w:r>
      <w:r w:rsidR="00E153B7" w:rsidRPr="00974A3E">
        <w:rPr>
          <w:rFonts w:ascii="Times New Roman" w:hAnsi="Times New Roman" w:cs="Times New Roman"/>
          <w:color w:val="000000"/>
          <w:sz w:val="24"/>
          <w:szCs w:val="24"/>
        </w:rPr>
        <w:t>lines for a small portion of length.</w:t>
      </w: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E153B7" w:rsidP="00E153B7">
      <w:pPr>
        <w:autoSpaceDE w:val="0"/>
        <w:autoSpaceDN w:val="0"/>
        <w:adjustRightInd w:val="0"/>
        <w:spacing w:after="0" w:line="240" w:lineRule="auto"/>
        <w:jc w:val="both"/>
        <w:rPr>
          <w:rFonts w:ascii="Times New Roman" w:hAnsi="Times New Roman" w:cs="Times New Roman"/>
          <w:color w:val="000000"/>
          <w:sz w:val="24"/>
          <w:szCs w:val="24"/>
        </w:rPr>
      </w:pPr>
      <w:del w:id="79" w:author="DELL" w:date="2012-07-11T10:33:00Z">
        <w:r w:rsidRPr="00974A3E" w:rsidDel="003F6BCB">
          <w:rPr>
            <w:rFonts w:ascii="Times New Roman" w:hAnsi="Times New Roman" w:cs="Times New Roman"/>
            <w:color w:val="000000"/>
            <w:sz w:val="24"/>
            <w:szCs w:val="24"/>
          </w:rPr>
          <w:delText>Now we will</w:delText>
        </w:r>
      </w:del>
      <w:ins w:id="80" w:author="DELL" w:date="2012-07-11T10:33:00Z">
        <w:r w:rsidR="003F6BCB">
          <w:rPr>
            <w:rFonts w:ascii="Times New Roman" w:hAnsi="Times New Roman" w:cs="Times New Roman"/>
            <w:color w:val="000000"/>
            <w:sz w:val="24"/>
            <w:szCs w:val="24"/>
          </w:rPr>
          <w:t>We</w:t>
        </w:r>
      </w:ins>
      <w:r w:rsidRPr="00974A3E">
        <w:rPr>
          <w:rFonts w:ascii="Times New Roman" w:hAnsi="Times New Roman" w:cs="Times New Roman"/>
          <w:color w:val="000000"/>
          <w:sz w:val="24"/>
          <w:szCs w:val="24"/>
        </w:rPr>
        <w:t xml:space="preserve"> start first from left portion and search for first sequence of continuous lines and </w:t>
      </w:r>
      <w:del w:id="81" w:author="DELL" w:date="2012-07-11T10:33:00Z">
        <w:r w:rsidRPr="00974A3E" w:rsidDel="003F6BCB">
          <w:rPr>
            <w:rFonts w:ascii="Times New Roman" w:hAnsi="Times New Roman" w:cs="Times New Roman"/>
            <w:color w:val="000000"/>
            <w:sz w:val="24"/>
            <w:szCs w:val="24"/>
          </w:rPr>
          <w:delText xml:space="preserve">will </w:delText>
        </w:r>
      </w:del>
      <w:r w:rsidRPr="00974A3E">
        <w:rPr>
          <w:rFonts w:ascii="Times New Roman" w:hAnsi="Times New Roman" w:cs="Times New Roman"/>
          <w:color w:val="000000"/>
          <w:sz w:val="24"/>
          <w:szCs w:val="24"/>
        </w:rPr>
        <w:t>find the end point of</w:t>
      </w:r>
      <w:ins w:id="82" w:author="DELL" w:date="2012-07-11T10:33:00Z">
        <w:r w:rsidR="003F6BCB">
          <w:rPr>
            <w:rFonts w:ascii="Times New Roman" w:hAnsi="Times New Roman" w:cs="Times New Roman"/>
            <w:color w:val="000000"/>
            <w:sz w:val="24"/>
            <w:szCs w:val="24"/>
          </w:rPr>
          <w:t xml:space="preserve"> the </w:t>
        </w:r>
        <w:proofErr w:type="spellStart"/>
        <w:r w:rsidR="003F6BCB">
          <w:rPr>
            <w:rFonts w:ascii="Times New Roman" w:hAnsi="Times New Roman" w:cs="Times New Roman"/>
            <w:color w:val="000000"/>
            <w:sz w:val="24"/>
            <w:szCs w:val="24"/>
          </w:rPr>
          <w:t>line</w:t>
        </w:r>
      </w:ins>
      <w:del w:id="83" w:author="DELL" w:date="2012-07-11T10:33:00Z">
        <w:r w:rsidRPr="00974A3E" w:rsidDel="003F6BCB">
          <w:rPr>
            <w:rFonts w:ascii="Times New Roman" w:hAnsi="Times New Roman" w:cs="Times New Roman"/>
            <w:color w:val="000000"/>
            <w:sz w:val="24"/>
            <w:szCs w:val="24"/>
          </w:rPr>
          <w:delText xml:space="preserve"> it</w:delText>
        </w:r>
      </w:del>
      <w:r w:rsidRPr="00974A3E">
        <w:rPr>
          <w:rFonts w:ascii="Times New Roman" w:hAnsi="Times New Roman" w:cs="Times New Roman"/>
          <w:color w:val="000000"/>
          <w:sz w:val="24"/>
          <w:szCs w:val="24"/>
        </w:rPr>
        <w:t xml:space="preserve"> .</w:t>
      </w:r>
      <w:proofErr w:type="spellEnd"/>
      <w:r w:rsidRPr="00974A3E">
        <w:rPr>
          <w:rFonts w:ascii="Times New Roman" w:hAnsi="Times New Roman" w:cs="Times New Roman"/>
          <w:color w:val="000000"/>
          <w:sz w:val="24"/>
          <w:szCs w:val="24"/>
        </w:rPr>
        <w:t xml:space="preserve"> </w:t>
      </w:r>
      <w:del w:id="84" w:author="DELL" w:date="2012-07-11T10:33:00Z">
        <w:r w:rsidRPr="00974A3E" w:rsidDel="003F6BCB">
          <w:rPr>
            <w:rFonts w:ascii="Times New Roman" w:hAnsi="Times New Roman" w:cs="Times New Roman"/>
            <w:color w:val="000000"/>
            <w:sz w:val="24"/>
            <w:szCs w:val="24"/>
          </w:rPr>
          <w:delText>We then find out</w:delText>
        </w:r>
      </w:del>
      <w:ins w:id="85" w:author="DELL" w:date="2012-07-11T10:33:00Z">
        <w:r w:rsidR="003F6BCB">
          <w:rPr>
            <w:rFonts w:ascii="Times New Roman" w:hAnsi="Times New Roman" w:cs="Times New Roman"/>
            <w:color w:val="000000"/>
            <w:sz w:val="24"/>
            <w:szCs w:val="24"/>
          </w:rPr>
          <w:t>An</w:t>
        </w:r>
      </w:ins>
      <w:r w:rsidRPr="00974A3E">
        <w:rPr>
          <w:rFonts w:ascii="Times New Roman" w:hAnsi="Times New Roman" w:cs="Times New Roman"/>
          <w:color w:val="000000"/>
          <w:sz w:val="24"/>
          <w:szCs w:val="24"/>
        </w:rPr>
        <w:t xml:space="preserve"> approximate </w:t>
      </w:r>
      <w:r w:rsidR="00E75C66" w:rsidRPr="00974A3E">
        <w:rPr>
          <w:rFonts w:ascii="Times New Roman" w:hAnsi="Times New Roman" w:cs="Times New Roman"/>
          <w:color w:val="000000"/>
          <w:sz w:val="24"/>
          <w:szCs w:val="24"/>
        </w:rPr>
        <w:t>connection at right cropped image based on its slope</w:t>
      </w:r>
      <w:ins w:id="86" w:author="DELL" w:date="2012-07-11T10:33:00Z">
        <w:r w:rsidR="003F6BCB">
          <w:rPr>
            <w:rFonts w:ascii="Times New Roman" w:hAnsi="Times New Roman" w:cs="Times New Roman"/>
            <w:color w:val="000000"/>
            <w:sz w:val="24"/>
            <w:szCs w:val="24"/>
          </w:rPr>
          <w:t xml:space="preserve"> is then determined</w:t>
        </w:r>
      </w:ins>
      <w:r w:rsidR="00E75C66" w:rsidRPr="00974A3E">
        <w:rPr>
          <w:rFonts w:ascii="Times New Roman" w:hAnsi="Times New Roman" w:cs="Times New Roman"/>
          <w:color w:val="000000"/>
          <w:sz w:val="24"/>
          <w:szCs w:val="24"/>
        </w:rPr>
        <w:t xml:space="preserve">. </w:t>
      </w:r>
    </w:p>
    <w:p w:rsidR="00D52BC3" w:rsidRPr="00974A3E" w:rsidRDefault="00D52BC3" w:rsidP="00E153B7">
      <w:pPr>
        <w:autoSpaceDE w:val="0"/>
        <w:autoSpaceDN w:val="0"/>
        <w:adjustRightInd w:val="0"/>
        <w:spacing w:after="0" w:line="240" w:lineRule="auto"/>
        <w:jc w:val="both"/>
        <w:rPr>
          <w:rFonts w:ascii="Times New Roman" w:hAnsi="Times New Roman" w:cs="Times New Roman"/>
          <w:color w:val="000000"/>
          <w:sz w:val="24"/>
          <w:szCs w:val="24"/>
        </w:rPr>
      </w:pPr>
    </w:p>
    <w:p w:rsidR="00E153B7" w:rsidRPr="00974A3E" w:rsidRDefault="00D52BC3"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1.</w:t>
      </w:r>
      <w:del w:id="87" w:author="DELL" w:date="2012-07-11T10:34:00Z">
        <w:r w:rsidR="00E75C66" w:rsidRPr="00974A3E" w:rsidDel="003F6BCB">
          <w:rPr>
            <w:rFonts w:ascii="Times New Roman" w:hAnsi="Times New Roman" w:cs="Times New Roman"/>
            <w:color w:val="000000"/>
            <w:sz w:val="24"/>
            <w:szCs w:val="24"/>
          </w:rPr>
          <w:delText>Here we can make use of</w:delText>
        </w:r>
      </w:del>
      <w:r w:rsidR="00E75C66" w:rsidRPr="00974A3E">
        <w:rPr>
          <w:rFonts w:ascii="Times New Roman" w:hAnsi="Times New Roman" w:cs="Times New Roman"/>
          <w:color w:val="000000"/>
          <w:sz w:val="24"/>
          <w:szCs w:val="24"/>
        </w:rPr>
        <w:t xml:space="preserve"> Hough tran</w:t>
      </w:r>
      <w:ins w:id="88" w:author="DELL" w:date="2012-07-11T10:34:00Z">
        <w:r w:rsidR="003F6BCB">
          <w:rPr>
            <w:rFonts w:ascii="Times New Roman" w:hAnsi="Times New Roman" w:cs="Times New Roman"/>
            <w:color w:val="000000"/>
            <w:sz w:val="24"/>
            <w:szCs w:val="24"/>
          </w:rPr>
          <w:t>s</w:t>
        </w:r>
      </w:ins>
      <w:r w:rsidR="00E75C66" w:rsidRPr="00974A3E">
        <w:rPr>
          <w:rFonts w:ascii="Times New Roman" w:hAnsi="Times New Roman" w:cs="Times New Roman"/>
          <w:color w:val="000000"/>
          <w:sz w:val="24"/>
          <w:szCs w:val="24"/>
        </w:rPr>
        <w:t>form</w:t>
      </w:r>
      <w:ins w:id="89" w:author="DELL" w:date="2012-07-11T10:34:00Z">
        <w:r w:rsidR="003F6BCB">
          <w:rPr>
            <w:rFonts w:ascii="Times New Roman" w:hAnsi="Times New Roman" w:cs="Times New Roman"/>
            <w:color w:val="000000"/>
            <w:sz w:val="24"/>
            <w:szCs w:val="24"/>
          </w:rPr>
          <w:t xml:space="preserve"> can be used </w:t>
        </w:r>
      </w:ins>
      <w:del w:id="90" w:author="DELL" w:date="2012-07-11T10:34:00Z">
        <w:r w:rsidR="00E75C66" w:rsidRPr="00974A3E" w:rsidDel="003F6BCB">
          <w:rPr>
            <w:rFonts w:ascii="Times New Roman" w:hAnsi="Times New Roman" w:cs="Times New Roman"/>
            <w:color w:val="000000"/>
            <w:sz w:val="24"/>
            <w:szCs w:val="24"/>
          </w:rPr>
          <w:delText xml:space="preserve"> </w:delText>
        </w:r>
      </w:del>
      <w:r w:rsidR="00E75C66" w:rsidRPr="00974A3E">
        <w:rPr>
          <w:rFonts w:ascii="Times New Roman" w:hAnsi="Times New Roman" w:cs="Times New Roman"/>
          <w:color w:val="000000"/>
          <w:sz w:val="24"/>
          <w:szCs w:val="24"/>
        </w:rPr>
        <w:t>to know most dominant line and their slope and perpendicular distance from origin.</w:t>
      </w:r>
    </w:p>
    <w:p w:rsidR="00D52BC3" w:rsidRPr="00974A3E" w:rsidRDefault="00D52BC3" w:rsidP="00D52BC3">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2. </w:t>
      </w:r>
      <w:del w:id="91" w:author="DELL" w:date="2012-07-11T10:34:00Z">
        <w:r w:rsidRPr="00974A3E" w:rsidDel="003F6BCB">
          <w:rPr>
            <w:rFonts w:ascii="Times New Roman" w:hAnsi="Times New Roman" w:cs="Times New Roman"/>
            <w:color w:val="000000"/>
            <w:sz w:val="24"/>
            <w:szCs w:val="24"/>
          </w:rPr>
          <w:delText>Or we can make use a</w:delText>
        </w:r>
      </w:del>
      <w:ins w:id="92" w:author="DELL" w:date="2012-07-11T10:34:00Z">
        <w:r w:rsidR="003F6BCB">
          <w:rPr>
            <w:rFonts w:ascii="Times New Roman" w:hAnsi="Times New Roman" w:cs="Times New Roman"/>
            <w:color w:val="000000"/>
            <w:sz w:val="24"/>
            <w:szCs w:val="24"/>
          </w:rPr>
          <w:t>A</w:t>
        </w:r>
      </w:ins>
      <w:r w:rsidRPr="00974A3E">
        <w:rPr>
          <w:rFonts w:ascii="Times New Roman" w:hAnsi="Times New Roman" w:cs="Times New Roman"/>
          <w:color w:val="000000"/>
          <w:sz w:val="24"/>
          <w:szCs w:val="24"/>
        </w:rPr>
        <w:t>lgorith</w:t>
      </w:r>
      <w:ins w:id="93" w:author="DELL" w:date="2012-07-11T10:34:00Z">
        <w:r w:rsidR="003F6BCB">
          <w:rPr>
            <w:rFonts w:ascii="Times New Roman" w:hAnsi="Times New Roman" w:cs="Times New Roman"/>
            <w:color w:val="000000"/>
            <w:sz w:val="24"/>
            <w:szCs w:val="24"/>
          </w:rPr>
          <w:t>ms</w:t>
        </w:r>
      </w:ins>
      <w:r w:rsidRPr="00974A3E">
        <w:rPr>
          <w:rFonts w:ascii="Times New Roman" w:hAnsi="Times New Roman" w:cs="Times New Roman"/>
          <w:color w:val="000000"/>
          <w:sz w:val="24"/>
          <w:szCs w:val="24"/>
        </w:rPr>
        <w:t xml:space="preserve"> to detect dominant lines based on finding dominant lines out of some portion</w:t>
      </w:r>
      <w:ins w:id="94" w:author="DELL" w:date="2012-07-11T10:34:00Z">
        <w:r w:rsidR="003F6BCB">
          <w:rPr>
            <w:rFonts w:ascii="Times New Roman" w:hAnsi="Times New Roman" w:cs="Times New Roman"/>
            <w:color w:val="000000"/>
            <w:sz w:val="24"/>
            <w:szCs w:val="24"/>
          </w:rPr>
          <w:t xml:space="preserve"> can also be explored</w:t>
        </w:r>
      </w:ins>
      <w:r w:rsidRPr="00974A3E">
        <w:rPr>
          <w:rFonts w:ascii="Times New Roman" w:hAnsi="Times New Roman" w:cs="Times New Roman"/>
          <w:color w:val="000000"/>
          <w:sz w:val="24"/>
          <w:szCs w:val="24"/>
        </w:rPr>
        <w:t>.</w:t>
      </w:r>
    </w:p>
    <w:p w:rsidR="00D52BC3" w:rsidRPr="00974A3E" w:rsidRDefault="00D52BC3" w:rsidP="00D52BC3">
      <w:pPr>
        <w:autoSpaceDE w:val="0"/>
        <w:autoSpaceDN w:val="0"/>
        <w:adjustRightInd w:val="0"/>
        <w:spacing w:after="0" w:line="240" w:lineRule="auto"/>
        <w:jc w:val="both"/>
        <w:rPr>
          <w:rFonts w:ascii="Times New Roman" w:hAnsi="Times New Roman" w:cs="Times New Roman"/>
          <w:color w:val="000000"/>
          <w:sz w:val="24"/>
          <w:szCs w:val="24"/>
        </w:rPr>
      </w:pPr>
    </w:p>
    <w:p w:rsidR="00D52BC3" w:rsidRPr="00974A3E" w:rsidRDefault="00974A3E" w:rsidP="00D52BC3">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noProof/>
          <w:color w:val="000000"/>
          <w:sz w:val="24"/>
          <w:szCs w:val="24"/>
        </w:rPr>
        <w:drawing>
          <wp:anchor distT="0" distB="0" distL="114300" distR="114300" simplePos="0" relativeHeight="251708416" behindDoc="0" locked="0" layoutInCell="1" allowOverlap="1">
            <wp:simplePos x="0" y="0"/>
            <wp:positionH relativeFrom="margin">
              <wp:posOffset>-155575</wp:posOffset>
            </wp:positionH>
            <wp:positionV relativeFrom="margin">
              <wp:posOffset>1835785</wp:posOffset>
            </wp:positionV>
            <wp:extent cx="1750695" cy="44253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0695" cy="4425315"/>
                    </a:xfrm>
                    <a:prstGeom prst="rect">
                      <a:avLst/>
                    </a:prstGeom>
                    <a:noFill/>
                    <a:ln>
                      <a:noFill/>
                    </a:ln>
                  </pic:spPr>
                </pic:pic>
              </a:graphicData>
            </a:graphic>
          </wp:anchor>
        </w:drawing>
      </w:r>
      <w:r w:rsidRPr="00974A3E">
        <w:rPr>
          <w:rFonts w:ascii="Times New Roman" w:hAnsi="Times New Roman" w:cs="Times New Roman"/>
          <w:noProof/>
          <w:color w:val="000000"/>
          <w:sz w:val="24"/>
          <w:szCs w:val="24"/>
        </w:rPr>
        <w:drawing>
          <wp:anchor distT="0" distB="0" distL="114300" distR="114300" simplePos="0" relativeHeight="251715584" behindDoc="0" locked="0" layoutInCell="1" allowOverlap="1">
            <wp:simplePos x="0" y="0"/>
            <wp:positionH relativeFrom="margin">
              <wp:posOffset>5443220</wp:posOffset>
            </wp:positionH>
            <wp:positionV relativeFrom="margin">
              <wp:posOffset>2154555</wp:posOffset>
            </wp:positionV>
            <wp:extent cx="1682115" cy="427863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2115" cy="4278630"/>
                    </a:xfrm>
                    <a:prstGeom prst="rect">
                      <a:avLst/>
                    </a:prstGeom>
                    <a:noFill/>
                    <a:ln>
                      <a:noFill/>
                    </a:ln>
                  </pic:spPr>
                </pic:pic>
              </a:graphicData>
            </a:graphic>
          </wp:anchor>
        </w:drawing>
      </w:r>
      <w:r w:rsidR="00D52BC3" w:rsidRPr="00974A3E">
        <w:rPr>
          <w:rFonts w:ascii="Times New Roman" w:hAnsi="Times New Roman" w:cs="Times New Roman"/>
          <w:color w:val="000000"/>
          <w:sz w:val="24"/>
          <w:szCs w:val="24"/>
        </w:rPr>
        <w:t xml:space="preserve">After that lines need to joined.For this to find out another end in the right portion of the image it start its search from most probable point i.e. </w:t>
      </w:r>
      <w:commentRangeStart w:id="95"/>
      <w:r w:rsidR="00D52BC3" w:rsidRPr="00974A3E">
        <w:rPr>
          <w:rFonts w:ascii="Times New Roman" w:hAnsi="Times New Roman" w:cs="Times New Roman"/>
          <w:color w:val="000000"/>
          <w:sz w:val="24"/>
          <w:szCs w:val="24"/>
        </w:rPr>
        <w:t xml:space="preserve">according to slope calculations </w:t>
      </w:r>
      <w:commentRangeEnd w:id="95"/>
      <w:r w:rsidR="003F6BCB">
        <w:rPr>
          <w:rStyle w:val="CommentReference"/>
        </w:rPr>
        <w:commentReference w:id="95"/>
      </w:r>
      <w:r w:rsidR="00D52BC3" w:rsidRPr="00974A3E">
        <w:rPr>
          <w:rFonts w:ascii="Times New Roman" w:hAnsi="Times New Roman" w:cs="Times New Roman"/>
          <w:color w:val="000000"/>
          <w:sz w:val="24"/>
          <w:szCs w:val="24"/>
        </w:rPr>
        <w:t xml:space="preserve">. If </w:t>
      </w:r>
      <w:ins w:id="96" w:author="DELL" w:date="2012-07-11T10:35:00Z">
        <w:r w:rsidR="00984F15">
          <w:rPr>
            <w:rFonts w:ascii="Times New Roman" w:hAnsi="Times New Roman" w:cs="Times New Roman"/>
            <w:color w:val="000000"/>
            <w:sz w:val="24"/>
            <w:szCs w:val="24"/>
          </w:rPr>
          <w:t xml:space="preserve">the most probable point is </w:t>
        </w:r>
      </w:ins>
      <w:r w:rsidR="00D52BC3" w:rsidRPr="00974A3E">
        <w:rPr>
          <w:rFonts w:ascii="Times New Roman" w:hAnsi="Times New Roman" w:cs="Times New Roman"/>
          <w:color w:val="000000"/>
          <w:sz w:val="24"/>
          <w:szCs w:val="24"/>
        </w:rPr>
        <w:t xml:space="preserve">not found then </w:t>
      </w:r>
      <w:ins w:id="97" w:author="DELL" w:date="2012-07-11T10:36:00Z">
        <w:r w:rsidR="00984F15">
          <w:rPr>
            <w:rFonts w:ascii="Times New Roman" w:hAnsi="Times New Roman" w:cs="Times New Roman"/>
            <w:color w:val="000000"/>
            <w:sz w:val="24"/>
            <w:szCs w:val="24"/>
          </w:rPr>
          <w:t>the algorithm</w:t>
        </w:r>
      </w:ins>
      <w:del w:id="98" w:author="DELL" w:date="2012-07-11T10:36:00Z">
        <w:r w:rsidR="00D52BC3" w:rsidRPr="00974A3E" w:rsidDel="00984F15">
          <w:rPr>
            <w:rFonts w:ascii="Times New Roman" w:hAnsi="Times New Roman" w:cs="Times New Roman"/>
            <w:color w:val="000000"/>
            <w:sz w:val="24"/>
            <w:szCs w:val="24"/>
          </w:rPr>
          <w:delText>it</w:delText>
        </w:r>
      </w:del>
      <w:r w:rsidR="00D52BC3" w:rsidRPr="00974A3E">
        <w:rPr>
          <w:rFonts w:ascii="Times New Roman" w:hAnsi="Times New Roman" w:cs="Times New Roman"/>
          <w:color w:val="000000"/>
          <w:sz w:val="24"/>
          <w:szCs w:val="24"/>
        </w:rPr>
        <w:t xml:space="preserve"> run </w:t>
      </w:r>
      <w:del w:id="99" w:author="DELL" w:date="2012-07-11T10:36:00Z">
        <w:r w:rsidR="00D52BC3" w:rsidRPr="00974A3E" w:rsidDel="00984F15">
          <w:rPr>
            <w:rFonts w:ascii="Times New Roman" w:hAnsi="Times New Roman" w:cs="Times New Roman"/>
            <w:color w:val="000000"/>
            <w:sz w:val="24"/>
            <w:szCs w:val="24"/>
          </w:rPr>
          <w:delText xml:space="preserve">the </w:delText>
        </w:r>
      </w:del>
      <w:ins w:id="100" w:author="DELL" w:date="2012-07-11T10:36:00Z">
        <w:r w:rsidR="00984F15">
          <w:rPr>
            <w:rFonts w:ascii="Times New Roman" w:hAnsi="Times New Roman" w:cs="Times New Roman"/>
            <w:color w:val="000000"/>
            <w:sz w:val="24"/>
            <w:szCs w:val="24"/>
          </w:rPr>
          <w:t>a</w:t>
        </w:r>
        <w:r w:rsidR="00984F15" w:rsidRPr="00974A3E">
          <w:rPr>
            <w:rFonts w:ascii="Times New Roman" w:hAnsi="Times New Roman" w:cs="Times New Roman"/>
            <w:color w:val="000000"/>
            <w:sz w:val="24"/>
            <w:szCs w:val="24"/>
          </w:rPr>
          <w:t xml:space="preserve"> </w:t>
        </w:r>
      </w:ins>
      <w:r w:rsidR="00D52BC3" w:rsidRPr="00974A3E">
        <w:rPr>
          <w:rFonts w:ascii="Times New Roman" w:hAnsi="Times New Roman" w:cs="Times New Roman"/>
          <w:color w:val="000000"/>
          <w:sz w:val="24"/>
          <w:szCs w:val="24"/>
        </w:rPr>
        <w:t xml:space="preserve">search operation away from point towards the direction of last searched point </w:t>
      </w:r>
      <w:commentRangeStart w:id="101"/>
      <w:r w:rsidR="00D52BC3" w:rsidRPr="00974A3E">
        <w:rPr>
          <w:rFonts w:ascii="Times New Roman" w:hAnsi="Times New Roman" w:cs="Times New Roman"/>
          <w:color w:val="000000"/>
          <w:sz w:val="24"/>
          <w:szCs w:val="24"/>
        </w:rPr>
        <w:t xml:space="preserve">and if not found even then it found </w:t>
      </w:r>
    </w:p>
    <w:p w:rsidR="00715473" w:rsidRPr="00974A3E" w:rsidRDefault="00715473" w:rsidP="00E153B7">
      <w:pPr>
        <w:autoSpaceDE w:val="0"/>
        <w:autoSpaceDN w:val="0"/>
        <w:adjustRightInd w:val="0"/>
        <w:spacing w:after="0" w:line="240" w:lineRule="auto"/>
        <w:jc w:val="both"/>
        <w:rPr>
          <w:rFonts w:ascii="Times New Roman" w:hAnsi="Times New Roman" w:cs="Times New Roman"/>
          <w:color w:val="000000"/>
          <w:sz w:val="24"/>
          <w:szCs w:val="24"/>
        </w:rPr>
      </w:pPr>
    </w:p>
    <w:commentRangeEnd w:id="101"/>
    <w:p w:rsidR="005909CF" w:rsidRPr="00974A3E" w:rsidRDefault="00984F15" w:rsidP="00E153B7">
      <w:pPr>
        <w:autoSpaceDE w:val="0"/>
        <w:autoSpaceDN w:val="0"/>
        <w:adjustRightInd w:val="0"/>
        <w:spacing w:after="0" w:line="240" w:lineRule="auto"/>
        <w:jc w:val="both"/>
        <w:rPr>
          <w:rFonts w:ascii="Times New Roman" w:hAnsi="Times New Roman" w:cs="Times New Roman"/>
          <w:color w:val="000000"/>
          <w:sz w:val="24"/>
          <w:szCs w:val="24"/>
        </w:rPr>
      </w:pPr>
      <w:r>
        <w:rPr>
          <w:rStyle w:val="CommentReference"/>
        </w:rPr>
        <w:commentReference w:id="101"/>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After the edges are joined region based interpolation is done in order to combine the image.This can be done ycbcr format for color image or grayscale for black and white image. </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r w:rsidRPr="00974A3E">
        <w:rPr>
          <w:rFonts w:ascii="Times New Roman" w:hAnsi="Times New Roman" w:cs="Times New Roman"/>
          <w:color w:val="000000"/>
          <w:sz w:val="24"/>
          <w:szCs w:val="24"/>
        </w:rPr>
        <w:t xml:space="preserve">We here use </w:t>
      </w:r>
      <w:commentRangeStart w:id="102"/>
      <w:r w:rsidRPr="00974A3E">
        <w:rPr>
          <w:rFonts w:ascii="Times New Roman" w:hAnsi="Times New Roman" w:cs="Times New Roman"/>
          <w:color w:val="000000"/>
          <w:sz w:val="24"/>
          <w:szCs w:val="24"/>
        </w:rPr>
        <w:t xml:space="preserve">bilinear interpolation </w:t>
      </w:r>
      <w:commentRangeEnd w:id="102"/>
      <w:r w:rsidR="00984F15">
        <w:rPr>
          <w:rStyle w:val="CommentReference"/>
        </w:rPr>
        <w:commentReference w:id="102"/>
      </w:r>
      <w:r w:rsidRPr="00974A3E">
        <w:rPr>
          <w:rFonts w:ascii="Times New Roman" w:hAnsi="Times New Roman" w:cs="Times New Roman"/>
          <w:color w:val="000000"/>
          <w:sz w:val="24"/>
          <w:szCs w:val="24"/>
        </w:rPr>
        <w:t xml:space="preserve">first and kernel function is applied to smoothen the image. </w:t>
      </w:r>
      <w:del w:id="103" w:author="DELL" w:date="2012-07-11T10:37:00Z">
        <w:r w:rsidRPr="00974A3E" w:rsidDel="00984F15">
          <w:rPr>
            <w:rFonts w:ascii="Times New Roman" w:hAnsi="Times New Roman" w:cs="Times New Roman"/>
            <w:color w:val="000000"/>
            <w:sz w:val="24"/>
            <w:szCs w:val="24"/>
          </w:rPr>
          <w:delText>We execute t</w:delText>
        </w:r>
      </w:del>
      <w:ins w:id="104" w:author="DELL" w:date="2012-07-11T10:37:00Z">
        <w:r w:rsidR="00984F15">
          <w:rPr>
            <w:rFonts w:ascii="Times New Roman" w:hAnsi="Times New Roman" w:cs="Times New Roman"/>
            <w:color w:val="000000"/>
            <w:sz w:val="24"/>
            <w:szCs w:val="24"/>
          </w:rPr>
          <w:t>T</w:t>
        </w:r>
      </w:ins>
      <w:r w:rsidRPr="00974A3E">
        <w:rPr>
          <w:rFonts w:ascii="Times New Roman" w:hAnsi="Times New Roman" w:cs="Times New Roman"/>
          <w:color w:val="000000"/>
          <w:sz w:val="24"/>
          <w:szCs w:val="24"/>
        </w:rPr>
        <w:t xml:space="preserve">he </w:t>
      </w:r>
      <w:ins w:id="105" w:author="DELL" w:date="2012-07-11T10:37:00Z">
        <w:r w:rsidR="00984F15">
          <w:rPr>
            <w:rFonts w:ascii="Times New Roman" w:hAnsi="Times New Roman" w:cs="Times New Roman"/>
            <w:color w:val="000000"/>
            <w:sz w:val="24"/>
            <w:szCs w:val="24"/>
          </w:rPr>
          <w:t xml:space="preserve">algorithm </w:t>
        </w:r>
      </w:ins>
      <w:r w:rsidRPr="00974A3E">
        <w:rPr>
          <w:rFonts w:ascii="Times New Roman" w:hAnsi="Times New Roman" w:cs="Times New Roman"/>
          <w:color w:val="000000"/>
          <w:sz w:val="24"/>
          <w:szCs w:val="24"/>
        </w:rPr>
        <w:t>code</w:t>
      </w:r>
      <w:ins w:id="106" w:author="DELL" w:date="2012-07-11T10:37:00Z">
        <w:r w:rsidR="00984F15">
          <w:rPr>
            <w:rFonts w:ascii="Times New Roman" w:hAnsi="Times New Roman" w:cs="Times New Roman"/>
            <w:color w:val="000000"/>
            <w:sz w:val="24"/>
            <w:szCs w:val="24"/>
          </w:rPr>
          <w:t xml:space="preserve"> is executed</w:t>
        </w:r>
      </w:ins>
      <w:r w:rsidRPr="00974A3E">
        <w:rPr>
          <w:rFonts w:ascii="Times New Roman" w:hAnsi="Times New Roman" w:cs="Times New Roman"/>
          <w:color w:val="000000"/>
          <w:sz w:val="24"/>
          <w:szCs w:val="24"/>
        </w:rPr>
        <w:t xml:space="preserve"> row wise. </w:t>
      </w:r>
      <w:ins w:id="107" w:author="DELL" w:date="2012-07-11T10:37:00Z">
        <w:r w:rsidR="00722F81">
          <w:rPr>
            <w:rFonts w:ascii="Times New Roman" w:hAnsi="Times New Roman" w:cs="Times New Roman"/>
            <w:color w:val="000000"/>
            <w:sz w:val="24"/>
            <w:szCs w:val="24"/>
          </w:rPr>
          <w:t xml:space="preserve">First an edge is looked for in a given row and if none exists then </w:t>
        </w:r>
      </w:ins>
      <w:del w:id="108" w:author="DELL" w:date="2012-07-11T10:38:00Z">
        <w:r w:rsidRPr="00974A3E" w:rsidDel="00722F81">
          <w:rPr>
            <w:rFonts w:ascii="Times New Roman" w:hAnsi="Times New Roman" w:cs="Times New Roman"/>
            <w:color w:val="000000"/>
            <w:sz w:val="24"/>
            <w:szCs w:val="24"/>
          </w:rPr>
          <w:delText>We first see if there is any edge in a given row. If no then</w:delText>
        </w:r>
      </w:del>
      <w:r w:rsidRPr="00974A3E">
        <w:rPr>
          <w:rFonts w:ascii="Times New Roman" w:hAnsi="Times New Roman" w:cs="Times New Roman"/>
          <w:color w:val="000000"/>
          <w:sz w:val="24"/>
          <w:szCs w:val="24"/>
        </w:rPr>
        <w:t xml:space="preserve"> a simple </w:t>
      </w:r>
      <w:del w:id="109" w:author="DELL" w:date="2012-07-11T10:38:00Z">
        <w:r w:rsidRPr="00974A3E" w:rsidDel="00722F81">
          <w:rPr>
            <w:rFonts w:ascii="Times New Roman" w:hAnsi="Times New Roman" w:cs="Times New Roman"/>
            <w:color w:val="000000"/>
            <w:sz w:val="24"/>
            <w:szCs w:val="24"/>
          </w:rPr>
          <w:delText>bilienar</w:delText>
        </w:r>
      </w:del>
      <w:ins w:id="110" w:author="DELL" w:date="2012-07-11T10:38:00Z">
        <w:r w:rsidR="00722F81" w:rsidRPr="00974A3E">
          <w:rPr>
            <w:rFonts w:ascii="Times New Roman" w:hAnsi="Times New Roman" w:cs="Times New Roman"/>
            <w:color w:val="000000"/>
            <w:sz w:val="24"/>
            <w:szCs w:val="24"/>
          </w:rPr>
          <w:t>bilinear</w:t>
        </w:r>
      </w:ins>
      <w:r w:rsidRPr="00974A3E">
        <w:rPr>
          <w:rFonts w:ascii="Times New Roman" w:hAnsi="Times New Roman" w:cs="Times New Roman"/>
          <w:color w:val="000000"/>
          <w:sz w:val="24"/>
          <w:szCs w:val="24"/>
        </w:rPr>
        <w:t xml:space="preserve"> interpolation is used</w:t>
      </w:r>
      <w:ins w:id="111" w:author="DELL" w:date="2012-07-11T10:38:00Z">
        <w:r w:rsidR="00722F81">
          <w:rPr>
            <w:rFonts w:ascii="Times New Roman" w:hAnsi="Times New Roman" w:cs="Times New Roman"/>
            <w:color w:val="000000"/>
            <w:sz w:val="24"/>
            <w:szCs w:val="24"/>
          </w:rPr>
          <w:t xml:space="preserve"> for prediction</w:t>
        </w:r>
      </w:ins>
      <w:r w:rsidRPr="00974A3E">
        <w:rPr>
          <w:rFonts w:ascii="Times New Roman" w:hAnsi="Times New Roman" w:cs="Times New Roman"/>
          <w:color w:val="000000"/>
          <w:sz w:val="24"/>
          <w:szCs w:val="24"/>
        </w:rPr>
        <w:t xml:space="preserve">. </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commentRangeStart w:id="112"/>
      <w:r w:rsidRPr="00974A3E">
        <w:rPr>
          <w:rFonts w:ascii="Times New Roman" w:hAnsi="Times New Roman" w:cs="Times New Roman"/>
          <w:color w:val="000000"/>
          <w:sz w:val="24"/>
          <w:szCs w:val="24"/>
        </w:rPr>
        <w:t xml:space="preserve">If there is an edge then color of left are forced till the edge and pixels of right is forced right </w:t>
      </w:r>
      <w:proofErr w:type="spellStart"/>
      <w:r w:rsidRPr="00974A3E">
        <w:rPr>
          <w:rFonts w:ascii="Times New Roman" w:hAnsi="Times New Roman" w:cs="Times New Roman"/>
          <w:color w:val="000000"/>
          <w:sz w:val="24"/>
          <w:szCs w:val="24"/>
        </w:rPr>
        <w:t>upto</w:t>
      </w:r>
      <w:proofErr w:type="spellEnd"/>
      <w:r w:rsidRPr="00974A3E">
        <w:rPr>
          <w:rFonts w:ascii="Times New Roman" w:hAnsi="Times New Roman" w:cs="Times New Roman"/>
          <w:color w:val="000000"/>
          <w:sz w:val="24"/>
          <w:szCs w:val="24"/>
        </w:rPr>
        <w:t xml:space="preserve"> the edge.</w:t>
      </w:r>
      <w:commentRangeEnd w:id="112"/>
      <w:r w:rsidR="00FD7A1D">
        <w:rPr>
          <w:rStyle w:val="CommentReference"/>
        </w:rPr>
        <w:commentReference w:id="112"/>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rect id="Rectangle 17" o:spid="_x0000_s1033" style="position:absolute;left:0;text-align:left;margin-left:63.7pt;margin-top:.6pt;width:48.2pt;height:105.2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" fillcolor="#4f81bd [3204]" strokecolor="#243f60 [1604]" strokeweight="2pt">
            <v:fill opacity="0"/>
          </v:rect>
        </w:pict>
      </w:r>
      <w:r>
        <w:rPr>
          <w:rFonts w:ascii="Times New Roman" w:hAnsi="Times New Roman" w:cs="Times New Roman"/>
          <w:noProof/>
          <w:color w:val="000000"/>
          <w:sz w:val="24"/>
          <w:szCs w:val="24"/>
        </w:rPr>
        <w:pict>
          <v:line id="Straight Connector 18" o:spid="_x0000_s1032" style="position:absolute;left:0;text-align:left;flip:x;z-index:251710464;visibility:visible;mso-width-relative:margin" from="63.7pt,12.85pt" to="111.8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" strokecolor="black [3040]"/>
        </w:pic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6F7B4A" w:rsidP="00E153B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Straight Arrow Connector 55" o:spid="_x0000_s1031" type="#_x0000_t32" style="position:absolute;left:0;text-align:left;margin-left:92.9pt;margin-top:15.25pt;width:27.15pt;height:3.4pt;flip:x;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" strokecolor="#4579b8 [3044]">
            <v:stroke endarrow="open"/>
          </v:shape>
        </w:pict>
      </w:r>
      <w:r>
        <w:rPr>
          <w:rFonts w:ascii="Times New Roman" w:hAnsi="Times New Roman" w:cs="Times New Roman"/>
          <w:noProof/>
          <w:color w:val="000000"/>
          <w:sz w:val="24"/>
          <w:szCs w:val="24"/>
        </w:rPr>
        <w:pict>
          <v:shape id="Straight Arrow Connector 50" o:spid="_x0000_s1030" type="#_x0000_t32" style="position:absolute;left:0;text-align:left;margin-left:101.75pt;margin-top:.3pt;width:18.35pt;height:4.1pt;flip:x;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" strokecolor="#4579b8 [3044]">
            <v:stroke endarrow="open"/>
          </v:shape>
        </w:pict>
      </w:r>
      <w:r>
        <w:rPr>
          <w:rFonts w:ascii="Times New Roman" w:hAnsi="Times New Roman" w:cs="Times New Roman"/>
          <w:noProof/>
          <w:color w:val="000000"/>
          <w:sz w:val="24"/>
          <w:szCs w:val="24"/>
        </w:rPr>
        <w:pict>
          <v:shape id="Straight Arrow Connector 49" o:spid="_x0000_s1029" type="#_x0000_t32" style="position:absolute;left:0;text-align:left;margin-left:60.3pt;margin-top:15.25pt;width:22.4pt;height:0;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" strokecolor="#4579b8 [3044]">
            <v:stroke endarrow="open"/>
          </v:shape>
        </w:pict>
      </w:r>
      <w:r>
        <w:rPr>
          <w:rFonts w:ascii="Times New Roman" w:hAnsi="Times New Roman" w:cs="Times New Roman"/>
          <w:noProof/>
          <w:color w:val="000000"/>
          <w:sz w:val="24"/>
          <w:szCs w:val="24"/>
        </w:rPr>
        <w:pict>
          <v:shape id="Straight Arrow Connector 47" o:spid="_x0000_s1028" type="#_x0000_t32" style="position:absolute;left:0;text-align:left;margin-left:60.3pt;margin-top:.3pt;width:32.6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" strokecolor="#4579b8 [3044]">
            <v:stroke endarrow="open"/>
          </v:shape>
        </w:pic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5909CF">
      <w:pPr>
        <w:autoSpaceDE w:val="0"/>
        <w:autoSpaceDN w:val="0"/>
        <w:adjustRightInd w:val="0"/>
        <w:spacing w:after="0" w:line="240" w:lineRule="auto"/>
        <w:jc w:val="both"/>
        <w:rPr>
          <w:rFonts w:ascii="Times New Roman" w:hAnsi="Times New Roman" w:cs="Times New Roman"/>
          <w:color w:val="000000"/>
          <w:sz w:val="24"/>
          <w:szCs w:val="24"/>
        </w:rPr>
      </w:pPr>
    </w:p>
    <w:p w:rsidR="00974A3E" w:rsidRDefault="00974A3E" w:rsidP="00974A3E">
      <w:pPr>
        <w:autoSpaceDE w:val="0"/>
        <w:autoSpaceDN w:val="0"/>
        <w:adjustRightInd w:val="0"/>
        <w:spacing w:after="0" w:line="240" w:lineRule="auto"/>
        <w:rPr>
          <w:rFonts w:ascii="Times New Roman" w:hAnsi="Times New Roman" w:cs="Times New Roman"/>
          <w:color w:val="000000"/>
          <w:sz w:val="24"/>
          <w:szCs w:val="24"/>
        </w:rPr>
      </w:pPr>
    </w:p>
    <w:p w:rsidR="005909CF" w:rsidRPr="00974A3E" w:rsidRDefault="005909CF" w:rsidP="00974A3E">
      <w:pPr>
        <w:autoSpaceDE w:val="0"/>
        <w:autoSpaceDN w:val="0"/>
        <w:adjustRightInd w:val="0"/>
        <w:spacing w:after="0" w:line="240" w:lineRule="auto"/>
        <w:rPr>
          <w:rFonts w:ascii="Times New Roman" w:hAnsi="Times New Roman" w:cs="Times New Roman"/>
          <w:color w:val="000000"/>
          <w:sz w:val="24"/>
          <w:szCs w:val="24"/>
        </w:rPr>
      </w:pPr>
      <w:r w:rsidRPr="00974A3E">
        <w:rPr>
          <w:rFonts w:ascii="Times New Roman" w:hAnsi="Times New Roman" w:cs="Times New Roman"/>
          <w:color w:val="000000"/>
          <w:sz w:val="24"/>
          <w:szCs w:val="24"/>
        </w:rPr>
        <w:t>Image after joining edges</w:t>
      </w:r>
      <w:r w:rsidR="00974A3E" w:rsidRPr="00974A3E">
        <w:rPr>
          <w:rFonts w:ascii="Times New Roman" w:hAnsi="Times New Roman" w:cs="Times New Roman"/>
          <w:color w:val="000000"/>
          <w:sz w:val="24"/>
          <w:szCs w:val="24"/>
        </w:rPr>
        <w:t xml:space="preserve">                                                                              </w:t>
      </w:r>
      <w:r w:rsidR="00974A3E">
        <w:rPr>
          <w:rFonts w:ascii="Times New Roman" w:hAnsi="Times New Roman" w:cs="Times New Roman"/>
          <w:color w:val="000000"/>
          <w:sz w:val="24"/>
          <w:szCs w:val="24"/>
        </w:rPr>
        <w:t xml:space="preserve">                           </w:t>
      </w:r>
      <w:r w:rsidR="00974A3E" w:rsidRPr="00974A3E">
        <w:rPr>
          <w:rFonts w:ascii="Times New Roman" w:hAnsi="Times New Roman" w:cs="Times New Roman"/>
          <w:color w:val="000000"/>
          <w:sz w:val="24"/>
          <w:szCs w:val="24"/>
        </w:rPr>
        <w:t>Predicted Image</w:t>
      </w: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Pr="00974A3E" w:rsidRDefault="005909CF" w:rsidP="00E153B7">
      <w:pPr>
        <w:autoSpaceDE w:val="0"/>
        <w:autoSpaceDN w:val="0"/>
        <w:adjustRightInd w:val="0"/>
        <w:spacing w:after="0" w:line="240" w:lineRule="auto"/>
        <w:jc w:val="both"/>
        <w:rPr>
          <w:rFonts w:ascii="Times New Roman" w:hAnsi="Times New Roman" w:cs="Times New Roman"/>
          <w:color w:val="000000"/>
          <w:sz w:val="24"/>
          <w:szCs w:val="24"/>
        </w:rPr>
      </w:pPr>
    </w:p>
    <w:p w:rsidR="005909CF" w:rsidRDefault="006F7B4A" w:rsidP="00E153B7">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pict>
          <v:rect id="Rectangle 58" o:spid="_x0000_s1027" style="position:absolute;left:0;text-align:left;margin-left:209.9pt;margin-top:14.2pt;width:12.9pt;height:312.45pt;z-index:2517166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" fillcolor="#4f81bd [3204]" strokecolor="black [3213]" strokeweight="2pt">
            <v:fill opacity="0"/>
            <v:stroke opacity="35980f" linestyle="thinThin"/>
          </v:rect>
        </w:pict>
      </w:r>
      <w:bookmarkStart w:id="113" w:name="_GoBack"/>
      <w:commentRangeStart w:id="114"/>
      <w:r w:rsidR="00974A3E">
        <w:rPr>
          <w:rFonts w:ascii="Times New Roman" w:hAnsi="Times New Roman" w:cs="Times New Roman"/>
          <w:noProof/>
          <w:color w:val="000000"/>
          <w:sz w:val="28"/>
          <w:szCs w:val="28"/>
        </w:rPr>
        <w:drawing>
          <wp:inline distT="0" distB="0" distL="0" distR="0">
            <wp:extent cx="5822950" cy="4632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2950" cy="4632325"/>
                    </a:xfrm>
                    <a:prstGeom prst="rect">
                      <a:avLst/>
                    </a:prstGeom>
                    <a:noFill/>
                    <a:ln>
                      <a:noFill/>
                    </a:ln>
                  </pic:spPr>
                </pic:pic>
              </a:graphicData>
            </a:graphic>
          </wp:inline>
        </w:drawing>
      </w:r>
      <w:bookmarkEnd w:id="113"/>
      <w:commentRangeEnd w:id="114"/>
      <w:r w:rsidR="00BA720E">
        <w:rPr>
          <w:rStyle w:val="CommentReference"/>
        </w:rPr>
        <w:commentReference w:id="114"/>
      </w:r>
    </w:p>
    <w:p w:rsidR="00974A3E" w:rsidRPr="00974A3E" w:rsidRDefault="00974A3E" w:rsidP="00974A3E">
      <w:pPr>
        <w:autoSpaceDE w:val="0"/>
        <w:autoSpaceDN w:val="0"/>
        <w:adjustRightInd w:val="0"/>
        <w:spacing w:after="0" w:line="240" w:lineRule="auto"/>
        <w:jc w:val="center"/>
        <w:rPr>
          <w:rFonts w:ascii="Times New Roman" w:hAnsi="Times New Roman" w:cs="Times New Roman"/>
          <w:color w:val="000000"/>
          <w:sz w:val="24"/>
          <w:szCs w:val="24"/>
        </w:rPr>
      </w:pPr>
      <w:r w:rsidRPr="00974A3E">
        <w:rPr>
          <w:rFonts w:ascii="Times New Roman" w:hAnsi="Times New Roman" w:cs="Times New Roman"/>
          <w:color w:val="000000"/>
          <w:sz w:val="24"/>
          <w:szCs w:val="24"/>
        </w:rPr>
        <w:t>Resulting image after prediction</w:t>
      </w:r>
    </w:p>
    <w:p w:rsidR="005909CF" w:rsidRDefault="005909CF" w:rsidP="00E153B7">
      <w:pPr>
        <w:autoSpaceDE w:val="0"/>
        <w:autoSpaceDN w:val="0"/>
        <w:adjustRightInd w:val="0"/>
        <w:spacing w:after="0" w:line="240" w:lineRule="auto"/>
        <w:jc w:val="both"/>
        <w:rPr>
          <w:rFonts w:ascii="Times New Roman" w:hAnsi="Times New Roman" w:cs="Times New Roman"/>
          <w:color w:val="000000"/>
          <w:sz w:val="28"/>
          <w:szCs w:val="28"/>
        </w:rPr>
      </w:pPr>
    </w:p>
    <w:p w:rsidR="00F6343B" w:rsidRPr="00164040" w:rsidRDefault="00F6343B" w:rsidP="00E153B7">
      <w:pPr>
        <w:autoSpaceDE w:val="0"/>
        <w:autoSpaceDN w:val="0"/>
        <w:adjustRightInd w:val="0"/>
        <w:spacing w:after="0" w:line="240" w:lineRule="auto"/>
        <w:jc w:val="both"/>
        <w:rPr>
          <w:rFonts w:ascii="Times New Roman" w:hAnsi="Times New Roman" w:cs="Times New Roman"/>
          <w:color w:val="000000"/>
          <w:sz w:val="28"/>
          <w:szCs w:val="28"/>
        </w:rPr>
      </w:pPr>
      <w:r w:rsidRPr="00164040">
        <w:rPr>
          <w:rFonts w:ascii="Times New Roman" w:hAnsi="Times New Roman" w:cs="Times New Roman"/>
          <w:color w:val="000000"/>
          <w:sz w:val="28"/>
          <w:szCs w:val="28"/>
        </w:rPr>
        <w:t>References</w:t>
      </w:r>
    </w:p>
    <w:p w:rsidR="00F6343B" w:rsidRPr="00164040" w:rsidRDefault="00F6343B" w:rsidP="00E153B7">
      <w:pPr>
        <w:autoSpaceDE w:val="0"/>
        <w:autoSpaceDN w:val="0"/>
        <w:adjustRightInd w:val="0"/>
        <w:spacing w:after="0" w:line="240" w:lineRule="auto"/>
        <w:jc w:val="both"/>
        <w:rPr>
          <w:rFonts w:ascii="Times New Roman" w:hAnsi="Times New Roman" w:cs="Times New Roman"/>
          <w:color w:val="000000"/>
          <w:sz w:val="28"/>
          <w:szCs w:val="28"/>
        </w:rPr>
      </w:pPr>
    </w:p>
    <w:p w:rsidR="00E153B7" w:rsidRPr="00164040" w:rsidRDefault="00F6343B" w:rsidP="00164040">
      <w:pPr>
        <w:autoSpaceDE w:val="0"/>
        <w:autoSpaceDN w:val="0"/>
        <w:adjustRightInd w:val="0"/>
        <w:spacing w:after="0" w:line="240" w:lineRule="auto"/>
        <w:rPr>
          <w:rFonts w:ascii="Times New Roman" w:hAnsi="Times New Roman" w:cs="Times New Roman"/>
          <w:bCs/>
          <w:sz w:val="24"/>
          <w:szCs w:val="24"/>
        </w:rPr>
      </w:pPr>
      <w:r w:rsidRPr="00164040">
        <w:rPr>
          <w:rFonts w:ascii="Times New Roman" w:hAnsi="Times New Roman" w:cs="Times New Roman"/>
          <w:color w:val="000000"/>
          <w:sz w:val="24"/>
          <w:szCs w:val="24"/>
        </w:rPr>
        <w:t xml:space="preserve">[1] </w:t>
      </w:r>
      <w:commentRangeStart w:id="115"/>
      <w:r w:rsidRPr="00164040">
        <w:rPr>
          <w:rFonts w:ascii="Times New Roman" w:hAnsi="Times New Roman" w:cs="Times New Roman"/>
          <w:i/>
          <w:iCs/>
          <w:sz w:val="24"/>
          <w:szCs w:val="24"/>
        </w:rPr>
        <w:t>Hamid Gharavi, and Shaoshuai Gao, “</w:t>
      </w:r>
      <w:r w:rsidR="00164040" w:rsidRPr="00164040">
        <w:rPr>
          <w:rFonts w:ascii="Times New Roman" w:hAnsi="Times New Roman" w:cs="Times New Roman"/>
          <w:bCs/>
          <w:sz w:val="24"/>
          <w:szCs w:val="24"/>
        </w:rPr>
        <w:t>Spatial Interpolation Algorithm for E</w:t>
      </w:r>
      <w:r w:rsidR="00063E27" w:rsidRPr="00164040">
        <w:rPr>
          <w:rFonts w:ascii="Times New Roman" w:hAnsi="Times New Roman" w:cs="Times New Roman"/>
          <w:bCs/>
          <w:sz w:val="24"/>
          <w:szCs w:val="24"/>
        </w:rPr>
        <w:t>rro</w:t>
      </w:r>
      <w:r w:rsidR="00164040" w:rsidRPr="00164040">
        <w:rPr>
          <w:rFonts w:ascii="Times New Roman" w:hAnsi="Times New Roman" w:cs="Times New Roman"/>
          <w:bCs/>
          <w:sz w:val="24"/>
          <w:szCs w:val="24"/>
        </w:rPr>
        <w:t>r C</w:t>
      </w:r>
      <w:r w:rsidR="00063E27" w:rsidRPr="00164040">
        <w:rPr>
          <w:rFonts w:ascii="Times New Roman" w:hAnsi="Times New Roman" w:cs="Times New Roman"/>
          <w:bCs/>
          <w:sz w:val="24"/>
          <w:szCs w:val="24"/>
        </w:rPr>
        <w:t>oncealment</w:t>
      </w:r>
      <w:r w:rsidRPr="00164040">
        <w:rPr>
          <w:rFonts w:ascii="Times New Roman" w:hAnsi="Times New Roman" w:cs="Times New Roman"/>
          <w:i/>
          <w:iCs/>
          <w:sz w:val="24"/>
          <w:szCs w:val="24"/>
        </w:rPr>
        <w:t>”</w:t>
      </w:r>
      <w:r w:rsidR="00164040" w:rsidRPr="00164040">
        <w:rPr>
          <w:rFonts w:ascii="Times New Roman" w:hAnsi="Times New Roman" w:cs="Times New Roman"/>
          <w:i/>
          <w:iCs/>
          <w:sz w:val="24"/>
          <w:szCs w:val="24"/>
        </w:rPr>
        <w:t xml:space="preserve">, </w:t>
      </w:r>
      <w:r w:rsidR="00164040" w:rsidRPr="00164040">
        <w:rPr>
          <w:rFonts w:ascii="Times New Roman" w:hAnsi="Times New Roman" w:cs="Times New Roman"/>
          <w:bCs/>
          <w:sz w:val="24"/>
          <w:szCs w:val="24"/>
        </w:rPr>
        <w:t>presented at the IEEE International Conference on Acoustics, Speech, and Signal Processing (ICASSP 2008)</w:t>
      </w:r>
    </w:p>
    <w:p w:rsidR="00164040" w:rsidRDefault="00164040">
      <w:pPr>
        <w:autoSpaceDE w:val="0"/>
        <w:autoSpaceDN w:val="0"/>
        <w:adjustRightInd w:val="0"/>
        <w:spacing w:after="0" w:line="240" w:lineRule="auto"/>
        <w:ind w:left="72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hyperlink r:id="rId24" w:history="1">
        <w:r w:rsidRPr="004B1442">
          <w:rPr>
            <w:rStyle w:val="Hyperlink"/>
            <w:rFonts w:ascii="Times New Roman" w:hAnsi="Times New Roman" w:cs="Times New Roman"/>
            <w:sz w:val="24"/>
            <w:szCs w:val="24"/>
          </w:rPr>
          <w:t>www.mathworks.com</w:t>
        </w:r>
      </w:hyperlink>
    </w:p>
    <w:p w:rsidR="00164040" w:rsidRDefault="00164040">
      <w:pPr>
        <w:autoSpaceDE w:val="0"/>
        <w:autoSpaceDN w:val="0"/>
        <w:adjustRightInd w:val="0"/>
        <w:spacing w:after="0" w:line="240" w:lineRule="auto"/>
        <w:ind w:left="720" w:hanging="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hyperlink r:id="rId25" w:history="1">
        <w:r w:rsidR="00A73B62" w:rsidRPr="004B1442">
          <w:rPr>
            <w:rStyle w:val="Hyperlink"/>
            <w:rFonts w:ascii="Times New Roman" w:hAnsi="Times New Roman" w:cs="Times New Roman"/>
            <w:sz w:val="24"/>
            <w:szCs w:val="24"/>
          </w:rPr>
          <w:t>www.wikipedia.org</w:t>
        </w:r>
      </w:hyperlink>
    </w:p>
    <w:p w:rsidR="00A73B62" w:rsidRDefault="00A73B62" w:rsidP="00A73B62">
      <w:pPr>
        <w:autoSpaceDE w:val="0"/>
        <w:autoSpaceDN w:val="0"/>
        <w:adjustRightInd w:val="0"/>
        <w:spacing w:after="0" w:line="240" w:lineRule="auto"/>
        <w:ind w:left="720" w:hanging="720"/>
        <w:jc w:val="both"/>
        <w:rPr>
          <w:rFonts w:ascii="Times New Roman" w:hAnsi="Times New Roman" w:cs="Times New Roman"/>
          <w:sz w:val="24"/>
          <w:szCs w:val="24"/>
        </w:rPr>
      </w:pPr>
      <w:r>
        <w:rPr>
          <w:rFonts w:ascii="Times New Roman" w:hAnsi="Times New Roman" w:cs="Times New Roman"/>
          <w:color w:val="000000"/>
          <w:sz w:val="24"/>
          <w:szCs w:val="24"/>
        </w:rPr>
        <w:t xml:space="preserve">[4] </w:t>
      </w:r>
      <w:r w:rsidRPr="00A73B62">
        <w:rPr>
          <w:rFonts w:ascii="Times New Roman" w:hAnsi="Times New Roman" w:cs="Times New Roman"/>
          <w:i/>
          <w:iCs/>
          <w:sz w:val="24"/>
          <w:szCs w:val="24"/>
        </w:rPr>
        <w:t xml:space="preserve">Paul Salama, Ness B. Shrofl, Edward </w:t>
      </w:r>
      <w:r w:rsidRPr="00A73B62">
        <w:rPr>
          <w:rFonts w:ascii="Times New Roman" w:hAnsi="Times New Roman" w:cs="Times New Roman"/>
          <w:b/>
          <w:bCs/>
          <w:i/>
          <w:iCs/>
          <w:sz w:val="24"/>
          <w:szCs w:val="24"/>
        </w:rPr>
        <w:t xml:space="preserve">b. </w:t>
      </w:r>
      <w:r w:rsidRPr="00A73B62">
        <w:rPr>
          <w:rFonts w:ascii="Times New Roman" w:hAnsi="Times New Roman" w:cs="Times New Roman"/>
          <w:sz w:val="24"/>
          <w:szCs w:val="24"/>
        </w:rPr>
        <w:t xml:space="preserve">Coyle, </w:t>
      </w:r>
      <w:r w:rsidRPr="00A73B62">
        <w:rPr>
          <w:rFonts w:ascii="Times New Roman" w:hAnsi="Times New Roman" w:cs="Times New Roman"/>
          <w:i/>
          <w:iCs/>
          <w:sz w:val="24"/>
          <w:szCs w:val="24"/>
        </w:rPr>
        <w:t>and Edward J. Del, “</w:t>
      </w:r>
      <w:r w:rsidRPr="00A73B62">
        <w:rPr>
          <w:rFonts w:ascii="Times New Roman" w:hAnsi="Times New Roman" w:cs="Times New Roman"/>
          <w:sz w:val="24"/>
          <w:szCs w:val="24"/>
        </w:rPr>
        <w:t>E</w:t>
      </w:r>
      <w:r>
        <w:rPr>
          <w:rFonts w:ascii="Times New Roman" w:hAnsi="Times New Roman" w:cs="Times New Roman"/>
          <w:sz w:val="24"/>
          <w:szCs w:val="24"/>
        </w:rPr>
        <w:t xml:space="preserve">rror Concealment Techniques for </w:t>
      </w:r>
    </w:p>
    <w:p w:rsidR="00A73B62" w:rsidRPr="00A73B62" w:rsidRDefault="00A73B62" w:rsidP="00A73B62">
      <w:pPr>
        <w:autoSpaceDE w:val="0"/>
        <w:autoSpaceDN w:val="0"/>
        <w:adjustRightInd w:val="0"/>
        <w:spacing w:after="0" w:line="240" w:lineRule="auto"/>
        <w:ind w:left="720" w:hanging="720"/>
        <w:jc w:val="both"/>
        <w:rPr>
          <w:rFonts w:ascii="Times New Roman" w:hAnsi="Times New Roman" w:cs="Times New Roman"/>
          <w:color w:val="000000"/>
          <w:sz w:val="24"/>
          <w:szCs w:val="24"/>
        </w:rPr>
      </w:pPr>
      <w:r w:rsidRPr="00A73B62">
        <w:rPr>
          <w:rFonts w:ascii="Times New Roman" w:hAnsi="Times New Roman" w:cs="Times New Roman"/>
          <w:sz w:val="24"/>
          <w:szCs w:val="24"/>
        </w:rPr>
        <w:t>Encoded Video Streams</w:t>
      </w:r>
      <w:r w:rsidRPr="00A73B62">
        <w:rPr>
          <w:rFonts w:ascii="Times New Roman" w:hAnsi="Times New Roman" w:cs="Times New Roman"/>
          <w:i/>
          <w:iCs/>
          <w:sz w:val="24"/>
          <w:szCs w:val="24"/>
        </w:rPr>
        <w:t>”</w:t>
      </w:r>
      <w:commentRangeEnd w:id="115"/>
      <w:r w:rsidR="00FD7A1D">
        <w:rPr>
          <w:rStyle w:val="CommentReference"/>
        </w:rPr>
        <w:commentReference w:id="115"/>
      </w:r>
    </w:p>
    <w:sectPr w:rsidR="00A73B62" w:rsidRPr="00A73B62" w:rsidSect="009B4896">
      <w:pgSz w:w="12240" w:h="15840"/>
      <w:pgMar w:top="720" w:right="720" w:bottom="720" w:left="72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7" w:author="DELL" w:date="2012-07-10T18:18:00Z" w:initials="D">
    <w:p w:rsidR="00273403" w:rsidRDefault="00273403">
      <w:pPr>
        <w:pStyle w:val="CommentText"/>
      </w:pPr>
      <w:r>
        <w:rPr>
          <w:rStyle w:val="CommentReference"/>
        </w:rPr>
        <w:annotationRef/>
      </w:r>
      <w:r>
        <w:t>Number the images as Figure 1:-------</w:t>
      </w:r>
    </w:p>
  </w:comment>
  <w:comment w:id="36" w:author="DELL" w:date="2012-07-10T18:18:00Z" w:initials="D">
    <w:p w:rsidR="00273403" w:rsidRDefault="00273403">
      <w:pPr>
        <w:pStyle w:val="CommentText"/>
      </w:pPr>
      <w:r>
        <w:rPr>
          <w:rStyle w:val="CommentReference"/>
        </w:rPr>
        <w:annotationRef/>
      </w:r>
      <w:r>
        <w:t>Where is the merged image?</w:t>
      </w:r>
    </w:p>
  </w:comment>
  <w:comment w:id="37" w:author="DELL" w:date="2012-07-10T18:18:00Z" w:initials="D">
    <w:p w:rsidR="00273403" w:rsidRDefault="00273403">
      <w:pPr>
        <w:pStyle w:val="CommentText"/>
      </w:pPr>
      <w:r>
        <w:rPr>
          <w:rStyle w:val="CommentReference"/>
        </w:rPr>
        <w:annotationRef/>
      </w:r>
      <w:r>
        <w:t>Why? Did you investigate as to why you had false results?</w:t>
      </w:r>
    </w:p>
  </w:comment>
  <w:comment w:id="38" w:author="DELL" w:date="2012-07-11T10:19:00Z" w:initials="D">
    <w:p w:rsidR="00DF5B2F" w:rsidRDefault="00DF5B2F">
      <w:pPr>
        <w:pStyle w:val="CommentText"/>
      </w:pPr>
      <w:r>
        <w:rPr>
          <w:rStyle w:val="CommentReference"/>
        </w:rPr>
        <w:annotationRef/>
      </w:r>
      <w:r>
        <w:t>What is the motivation to choose five pixels?</w:t>
      </w:r>
    </w:p>
  </w:comment>
  <w:comment w:id="57" w:author="DELL" w:date="2012-07-11T10:23:00Z" w:initials="D">
    <w:p w:rsidR="00264558" w:rsidRDefault="00264558">
      <w:pPr>
        <w:pStyle w:val="CommentText"/>
      </w:pPr>
      <w:r>
        <w:rPr>
          <w:rStyle w:val="CommentReference"/>
        </w:rPr>
        <w:annotationRef/>
      </w:r>
      <w:r>
        <w:t>What is base strip, write a sentence to clarify.</w:t>
      </w:r>
    </w:p>
  </w:comment>
  <w:comment w:id="58" w:author="DELL" w:date="2012-07-11T10:24:00Z" w:initials="D">
    <w:p w:rsidR="00264558" w:rsidRDefault="00264558">
      <w:pPr>
        <w:pStyle w:val="CommentText"/>
      </w:pPr>
      <w:r>
        <w:rPr>
          <w:rStyle w:val="CommentReference"/>
        </w:rPr>
        <w:annotationRef/>
      </w:r>
      <w:r>
        <w:t>images are names as image 1 and image 2 and not with alphabets :).</w:t>
      </w:r>
    </w:p>
  </w:comment>
  <w:comment w:id="59" w:author="DELL" w:date="2012-07-11T10:25:00Z" w:initials="D">
    <w:p w:rsidR="00264558" w:rsidRDefault="00264558">
      <w:pPr>
        <w:pStyle w:val="CommentText"/>
      </w:pPr>
      <w:r>
        <w:rPr>
          <w:rStyle w:val="CommentReference"/>
        </w:rPr>
        <w:annotationRef/>
      </w:r>
      <w:r>
        <w:t>Write a sentence on DWT decomposition...Also state what DWT stands for.</w:t>
      </w:r>
    </w:p>
    <w:p w:rsidR="00264558" w:rsidRDefault="00264558">
      <w:pPr>
        <w:pStyle w:val="CommentText"/>
      </w:pPr>
    </w:p>
    <w:p w:rsidR="00264558" w:rsidRDefault="00264558">
      <w:pPr>
        <w:pStyle w:val="CommentText"/>
      </w:pPr>
      <w:r>
        <w:t>General comment: Every time you use abbreviations you have to explain what it stands for.</w:t>
      </w:r>
    </w:p>
  </w:comment>
  <w:comment w:id="62" w:author="DELL" w:date="2012-07-11T10:26:00Z" w:initials="D">
    <w:p w:rsidR="00925CD5" w:rsidRDefault="00925CD5">
      <w:pPr>
        <w:pStyle w:val="CommentText"/>
      </w:pPr>
      <w:r>
        <w:rPr>
          <w:rStyle w:val="CommentReference"/>
        </w:rPr>
        <w:annotationRef/>
      </w:r>
      <w:r>
        <w:t>Horizontal? I thought you compose the strip with vertical pixels!!!</w:t>
      </w:r>
    </w:p>
  </w:comment>
  <w:comment w:id="63" w:author="DELL" w:date="2012-07-11T10:27:00Z" w:initials="D">
    <w:p w:rsidR="001B38A0" w:rsidRDefault="001B38A0">
      <w:pPr>
        <w:pStyle w:val="CommentText"/>
      </w:pPr>
      <w:r>
        <w:rPr>
          <w:rStyle w:val="CommentReference"/>
        </w:rPr>
        <w:annotationRef/>
      </w:r>
      <w:r>
        <w:t>What does it do. Explain briefly.</w:t>
      </w:r>
    </w:p>
  </w:comment>
  <w:comment w:id="64" w:author="DELL" w:date="2012-07-11T10:27:00Z" w:initials="D">
    <w:p w:rsidR="001B38A0" w:rsidRDefault="001B38A0">
      <w:pPr>
        <w:pStyle w:val="CommentText"/>
      </w:pPr>
      <w:r>
        <w:rPr>
          <w:rStyle w:val="CommentReference"/>
        </w:rPr>
        <w:annotationRef/>
      </w:r>
      <w:r>
        <w:t>Repeated sentences...already said before. Reduce repetitions!!!</w:t>
      </w:r>
    </w:p>
  </w:comment>
  <w:comment w:id="66" w:author="DELL" w:date="2012-07-11T10:28:00Z" w:initials="D">
    <w:p w:rsidR="001B38A0" w:rsidRDefault="001B38A0">
      <w:pPr>
        <w:pStyle w:val="CommentText"/>
      </w:pPr>
      <w:r>
        <w:rPr>
          <w:rStyle w:val="CommentReference"/>
        </w:rPr>
        <w:annotationRef/>
      </w:r>
      <w:r>
        <w:t>up down? not left right??</w:t>
      </w:r>
    </w:p>
  </w:comment>
  <w:comment w:id="67" w:author="DELL" w:date="2012-07-11T10:29:00Z" w:initials="D">
    <w:p w:rsidR="001B38A0" w:rsidRDefault="001B38A0">
      <w:pPr>
        <w:pStyle w:val="CommentText"/>
      </w:pPr>
      <w:r>
        <w:rPr>
          <w:rStyle w:val="CommentReference"/>
        </w:rPr>
        <w:annotationRef/>
      </w:r>
      <w:r>
        <w:t>How did you measure the computational time.</w:t>
      </w:r>
    </w:p>
  </w:comment>
  <w:comment w:id="70" w:author="DELL" w:date="2012-07-11T10:30:00Z" w:initials="D">
    <w:p w:rsidR="003F6BCB" w:rsidRDefault="003F6BCB">
      <w:pPr>
        <w:pStyle w:val="CommentText"/>
      </w:pPr>
      <w:r>
        <w:rPr>
          <w:rStyle w:val="CommentReference"/>
        </w:rPr>
        <w:annotationRef/>
      </w:r>
      <w:r>
        <w:t>Font changed?? !!! Be consistent!!!</w:t>
      </w:r>
    </w:p>
  </w:comment>
  <w:comment w:id="71" w:author="DELL" w:date="2012-07-11T10:31:00Z" w:initials="D">
    <w:p w:rsidR="003F6BCB" w:rsidRDefault="003F6BCB">
      <w:pPr>
        <w:pStyle w:val="CommentText"/>
      </w:pPr>
      <w:r>
        <w:rPr>
          <w:rStyle w:val="CommentReference"/>
        </w:rPr>
        <w:annotationRef/>
      </w:r>
      <w:r>
        <w:t>The sentences don't follow each other...</w:t>
      </w:r>
    </w:p>
  </w:comment>
  <w:comment w:id="95" w:author="DELL" w:date="2012-07-11T10:35:00Z" w:initials="D">
    <w:p w:rsidR="003F6BCB" w:rsidRDefault="003F6BCB">
      <w:pPr>
        <w:pStyle w:val="CommentText"/>
      </w:pPr>
      <w:r>
        <w:rPr>
          <w:rStyle w:val="CommentReference"/>
        </w:rPr>
        <w:annotationRef/>
      </w:r>
      <w:r>
        <w:t>Explain how did you calculate the slope for your readers to appreciate your algorithm better.</w:t>
      </w:r>
    </w:p>
  </w:comment>
  <w:comment w:id="101" w:author="DELL" w:date="2012-07-11T10:36:00Z" w:initials="D">
    <w:p w:rsidR="00984F15" w:rsidRDefault="00984F15">
      <w:pPr>
        <w:pStyle w:val="CommentText"/>
      </w:pPr>
      <w:r>
        <w:rPr>
          <w:rStyle w:val="CommentReference"/>
        </w:rPr>
        <w:annotationRef/>
      </w:r>
      <w:r>
        <w:t>????</w:t>
      </w:r>
    </w:p>
  </w:comment>
  <w:comment w:id="102" w:author="DELL" w:date="2012-07-11T10:37:00Z" w:initials="D">
    <w:p w:rsidR="00984F15" w:rsidRDefault="00984F15">
      <w:pPr>
        <w:pStyle w:val="CommentText"/>
      </w:pPr>
      <w:r>
        <w:rPr>
          <w:rStyle w:val="CommentReference"/>
        </w:rPr>
        <w:annotationRef/>
      </w:r>
      <w:r>
        <w:t>Why?</w:t>
      </w:r>
    </w:p>
  </w:comment>
  <w:comment w:id="112" w:author="DELL" w:date="2012-07-11T10:39:00Z" w:initials="D">
    <w:p w:rsidR="00FD7A1D" w:rsidRDefault="00FD7A1D">
      <w:pPr>
        <w:pStyle w:val="CommentText"/>
      </w:pPr>
      <w:r>
        <w:rPr>
          <w:rStyle w:val="CommentReference"/>
        </w:rPr>
        <w:annotationRef/>
      </w:r>
      <w:r>
        <w:t xml:space="preserve">I didn't understand this </w:t>
      </w:r>
      <w:proofErr w:type="spellStart"/>
      <w:r>
        <w:t>senetence</w:t>
      </w:r>
      <w:proofErr w:type="spellEnd"/>
      <w:r>
        <w:t>.</w:t>
      </w:r>
    </w:p>
  </w:comment>
  <w:comment w:id="114" w:author="DELL" w:date="2012-07-11T10:40:00Z" w:initials="D">
    <w:p w:rsidR="00BA720E" w:rsidRDefault="00BA720E">
      <w:pPr>
        <w:pStyle w:val="CommentText"/>
      </w:pPr>
      <w:r>
        <w:rPr>
          <w:rStyle w:val="CommentReference"/>
        </w:rPr>
        <w:annotationRef/>
      </w:r>
      <w:r>
        <w:t xml:space="preserve">Tell your reader that the missing portion is interpolated and that the blurring you see in the picture is due to the </w:t>
      </w:r>
      <w:r>
        <w:t>interpolation.</w:t>
      </w:r>
    </w:p>
  </w:comment>
  <w:comment w:id="115" w:author="DELL" w:date="2012-07-11T10:39:00Z" w:initials="D">
    <w:p w:rsidR="00FD7A1D" w:rsidRDefault="00FD7A1D">
      <w:pPr>
        <w:pStyle w:val="CommentText"/>
      </w:pPr>
      <w:r>
        <w:rPr>
          <w:rStyle w:val="CommentReference"/>
        </w:rPr>
        <w:annotationRef/>
      </w:r>
      <w:r>
        <w:t>Write references in IEEE format.</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5pt;height:11.55pt" o:bullet="t">
        <v:imagedata r:id="rId1" o:title="msoC074"/>
      </v:shape>
    </w:pict>
  </w:numPicBullet>
  <w:abstractNum w:abstractNumId="0">
    <w:nsid w:val="28CA78BB"/>
    <w:multiLevelType w:val="hybridMultilevel"/>
    <w:tmpl w:val="F350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E1307C"/>
    <w:multiLevelType w:val="hybridMultilevel"/>
    <w:tmpl w:val="180CEA16"/>
    <w:lvl w:ilvl="0" w:tplc="3F027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08D3ADF"/>
    <w:multiLevelType w:val="hybridMultilevel"/>
    <w:tmpl w:val="6780F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057BF1"/>
    <w:multiLevelType w:val="hybridMultilevel"/>
    <w:tmpl w:val="BB66D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C73B7D"/>
    <w:multiLevelType w:val="hybridMultilevel"/>
    <w:tmpl w:val="4DF29D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2E24E6"/>
    <w:multiLevelType w:val="hybridMultilevel"/>
    <w:tmpl w:val="19507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B9731D"/>
    <w:multiLevelType w:val="hybridMultilevel"/>
    <w:tmpl w:val="FA902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6"/>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trackRevisions/>
  <w:defaultTabStop w:val="720"/>
  <w:characterSpacingControl w:val="doNotCompress"/>
  <w:compat/>
  <w:rsids>
    <w:rsidRoot w:val="009B4896"/>
    <w:rsid w:val="00012BD0"/>
    <w:rsid w:val="000169ED"/>
    <w:rsid w:val="00063E27"/>
    <w:rsid w:val="00120283"/>
    <w:rsid w:val="00164040"/>
    <w:rsid w:val="001A1F85"/>
    <w:rsid w:val="001B38A0"/>
    <w:rsid w:val="00264558"/>
    <w:rsid w:val="00266938"/>
    <w:rsid w:val="00273403"/>
    <w:rsid w:val="00291883"/>
    <w:rsid w:val="002B71EC"/>
    <w:rsid w:val="002D6CF7"/>
    <w:rsid w:val="002D75A0"/>
    <w:rsid w:val="003510F3"/>
    <w:rsid w:val="003F6BCB"/>
    <w:rsid w:val="00405731"/>
    <w:rsid w:val="00406715"/>
    <w:rsid w:val="00484730"/>
    <w:rsid w:val="00583EFC"/>
    <w:rsid w:val="00587183"/>
    <w:rsid w:val="005909CF"/>
    <w:rsid w:val="005D2CDE"/>
    <w:rsid w:val="006049E8"/>
    <w:rsid w:val="00634F94"/>
    <w:rsid w:val="006873DC"/>
    <w:rsid w:val="006C44B7"/>
    <w:rsid w:val="006F7B4A"/>
    <w:rsid w:val="00715473"/>
    <w:rsid w:val="00722F81"/>
    <w:rsid w:val="00790DD0"/>
    <w:rsid w:val="007E3E18"/>
    <w:rsid w:val="008171F4"/>
    <w:rsid w:val="0082766B"/>
    <w:rsid w:val="00883485"/>
    <w:rsid w:val="008A53DF"/>
    <w:rsid w:val="008B4C46"/>
    <w:rsid w:val="00925CD5"/>
    <w:rsid w:val="0097233D"/>
    <w:rsid w:val="00974A3E"/>
    <w:rsid w:val="00984F15"/>
    <w:rsid w:val="009B4896"/>
    <w:rsid w:val="00A07AC9"/>
    <w:rsid w:val="00A32A05"/>
    <w:rsid w:val="00A73B62"/>
    <w:rsid w:val="00B4506B"/>
    <w:rsid w:val="00B71997"/>
    <w:rsid w:val="00BA15D1"/>
    <w:rsid w:val="00BA720E"/>
    <w:rsid w:val="00BB0E8A"/>
    <w:rsid w:val="00BC3DC5"/>
    <w:rsid w:val="00BE23E3"/>
    <w:rsid w:val="00C53E34"/>
    <w:rsid w:val="00CA36C2"/>
    <w:rsid w:val="00CF6C48"/>
    <w:rsid w:val="00D135F1"/>
    <w:rsid w:val="00D52BC3"/>
    <w:rsid w:val="00DD3B5F"/>
    <w:rsid w:val="00DF5B2F"/>
    <w:rsid w:val="00E03877"/>
    <w:rsid w:val="00E153B7"/>
    <w:rsid w:val="00E41BDA"/>
    <w:rsid w:val="00E50E6E"/>
    <w:rsid w:val="00E75C66"/>
    <w:rsid w:val="00E861C3"/>
    <w:rsid w:val="00EE3D4D"/>
    <w:rsid w:val="00F12A13"/>
    <w:rsid w:val="00F6343B"/>
    <w:rsid w:val="00FB73DA"/>
    <w:rsid w:val="00FC33BB"/>
    <w:rsid w:val="00FC480D"/>
    <w:rsid w:val="00FD7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3"/>
        <o:r id="V:Rule2" type="connector" idref="#Straight Arrow Connector 15"/>
        <o:r id="V:Rule3" type="connector" idref="#Straight Arrow Connector 32"/>
        <o:r id="V:Rule4" type="connector" idref="#Straight Arrow Connector 55"/>
        <o:r id="V:Rule5" type="connector" idref="#Straight Arrow Connector 50"/>
        <o:r id="V:Rule6" type="connector" idref="#Straight Arrow Connector 49"/>
        <o:r id="V:Rule7" type="connector" idref="#Straight Arrow Connector 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B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33D"/>
    <w:rPr>
      <w:rFonts w:ascii="Tahoma" w:hAnsi="Tahoma" w:cs="Tahoma"/>
      <w:sz w:val="16"/>
      <w:szCs w:val="16"/>
    </w:rPr>
  </w:style>
  <w:style w:type="character" w:styleId="Hyperlink">
    <w:name w:val="Hyperlink"/>
    <w:basedOn w:val="DefaultParagraphFont"/>
    <w:uiPriority w:val="99"/>
    <w:unhideWhenUsed/>
    <w:rsid w:val="008171F4"/>
    <w:rPr>
      <w:color w:val="0000FF" w:themeColor="hyperlink"/>
      <w:u w:val="single"/>
    </w:rPr>
  </w:style>
  <w:style w:type="paragraph" w:styleId="ListParagraph">
    <w:name w:val="List Paragraph"/>
    <w:basedOn w:val="Normal"/>
    <w:uiPriority w:val="34"/>
    <w:qFormat/>
    <w:rsid w:val="00484730"/>
    <w:pPr>
      <w:ind w:left="720"/>
      <w:contextualSpacing/>
    </w:pPr>
  </w:style>
  <w:style w:type="table" w:styleId="TableGrid">
    <w:name w:val="Table Grid"/>
    <w:basedOn w:val="TableNormal"/>
    <w:uiPriority w:val="59"/>
    <w:rsid w:val="00D13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73403"/>
    <w:rPr>
      <w:sz w:val="16"/>
      <w:szCs w:val="16"/>
    </w:rPr>
  </w:style>
  <w:style w:type="paragraph" w:styleId="CommentText">
    <w:name w:val="annotation text"/>
    <w:basedOn w:val="Normal"/>
    <w:link w:val="CommentTextChar"/>
    <w:uiPriority w:val="99"/>
    <w:semiHidden/>
    <w:unhideWhenUsed/>
    <w:rsid w:val="00273403"/>
    <w:pPr>
      <w:spacing w:line="240" w:lineRule="auto"/>
    </w:pPr>
    <w:rPr>
      <w:sz w:val="20"/>
      <w:szCs w:val="20"/>
    </w:rPr>
  </w:style>
  <w:style w:type="character" w:customStyle="1" w:styleId="CommentTextChar">
    <w:name w:val="Comment Text Char"/>
    <w:basedOn w:val="DefaultParagraphFont"/>
    <w:link w:val="CommentText"/>
    <w:uiPriority w:val="99"/>
    <w:semiHidden/>
    <w:rsid w:val="00273403"/>
    <w:rPr>
      <w:sz w:val="20"/>
      <w:szCs w:val="20"/>
    </w:rPr>
  </w:style>
  <w:style w:type="paragraph" w:styleId="CommentSubject">
    <w:name w:val="annotation subject"/>
    <w:basedOn w:val="CommentText"/>
    <w:next w:val="CommentText"/>
    <w:link w:val="CommentSubjectChar"/>
    <w:uiPriority w:val="99"/>
    <w:semiHidden/>
    <w:unhideWhenUsed/>
    <w:rsid w:val="00273403"/>
    <w:rPr>
      <w:b/>
      <w:bCs/>
    </w:rPr>
  </w:style>
  <w:style w:type="character" w:customStyle="1" w:styleId="CommentSubjectChar">
    <w:name w:val="Comment Subject Char"/>
    <w:basedOn w:val="CommentTextChar"/>
    <w:link w:val="CommentSubject"/>
    <w:uiPriority w:val="99"/>
    <w:semiHidden/>
    <w:rsid w:val="0027340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33D"/>
    <w:rPr>
      <w:rFonts w:ascii="Tahoma" w:hAnsi="Tahoma" w:cs="Tahoma"/>
      <w:sz w:val="16"/>
      <w:szCs w:val="16"/>
    </w:rPr>
  </w:style>
  <w:style w:type="character" w:styleId="Hyperlink">
    <w:name w:val="Hyperlink"/>
    <w:basedOn w:val="DefaultParagraphFont"/>
    <w:uiPriority w:val="99"/>
    <w:unhideWhenUsed/>
    <w:rsid w:val="008171F4"/>
    <w:rPr>
      <w:color w:val="0000FF" w:themeColor="hyperlink"/>
      <w:u w:val="single"/>
    </w:rPr>
  </w:style>
  <w:style w:type="paragraph" w:styleId="ListParagraph">
    <w:name w:val="List Paragraph"/>
    <w:basedOn w:val="Normal"/>
    <w:uiPriority w:val="34"/>
    <w:qFormat/>
    <w:rsid w:val="00484730"/>
    <w:pPr>
      <w:ind w:left="720"/>
      <w:contextualSpacing/>
    </w:pPr>
  </w:style>
  <w:style w:type="table" w:styleId="TableGrid">
    <w:name w:val="Table Grid"/>
    <w:basedOn w:val="TableNormal"/>
    <w:uiPriority w:val="59"/>
    <w:rsid w:val="00D13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comments" Target="comments.xml"/><Relationship Id="rId12" Type="http://schemas.openxmlformats.org/officeDocument/2006/relationships/image" Target="media/image7.emf"/><Relationship Id="rId17" Type="http://schemas.openxmlformats.org/officeDocument/2006/relationships/image" Target="media/image11.emf"/><Relationship Id="rId25"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hyperlink" Target="http://www.mathworks.com" TargetMode="External"/><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6.jpeg"/><Relationship Id="rId24" Type="http://schemas.openxmlformats.org/officeDocument/2006/relationships/hyperlink" Target="http://www.mathworks.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emf"/><Relationship Id="rId28"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DA5927-5801-4206-BE75-3949511B6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12</Pages>
  <Words>1751</Words>
  <Characters>8848</Characters>
  <Application>Microsoft Office Word</Application>
  <DocSecurity>0</DocSecurity>
  <Lines>232</Lines>
  <Paragraphs>67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dc:creator>
  <cp:lastModifiedBy>DELL</cp:lastModifiedBy>
  <cp:revision>15</cp:revision>
  <dcterms:created xsi:type="dcterms:W3CDTF">2012-07-10T12:27:00Z</dcterms:created>
  <dcterms:modified xsi:type="dcterms:W3CDTF">2012-07-11T05:10:00Z</dcterms:modified>
</cp:coreProperties>
</file>